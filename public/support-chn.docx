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12FB6B" w14:textId="63547A8E" w:rsidR="006B3872" w:rsidRDefault="00107830">
      <w:pPr>
        <w:pStyle w:val="a4"/>
      </w:pPr>
      <w:r>
        <w:t xml:space="preserve">R2-Learn </w:t>
      </w:r>
      <w:r w:rsidR="008979E4">
        <w:t>V2.0</w:t>
      </w:r>
      <w:r w:rsidR="004117DC">
        <w:rPr>
          <w:rFonts w:hint="eastAsia"/>
          <w:lang w:eastAsia="zh-CN"/>
        </w:rPr>
        <w:t>用户手册</w:t>
      </w:r>
    </w:p>
    <w:p w14:paraId="6343F2FD" w14:textId="5C83C890" w:rsidR="006B3872" w:rsidRDefault="00107830">
      <w:pPr>
        <w:pStyle w:val="1"/>
      </w:pPr>
      <w:bookmarkStart w:id="0" w:name="r2-learn-user-manual"/>
      <w:bookmarkStart w:id="1" w:name="header"/>
      <w:r>
        <w:t xml:space="preserve">R2-Learn </w:t>
      </w:r>
      <w:bookmarkEnd w:id="0"/>
      <w:r w:rsidR="008979E4">
        <w:t>V2.0</w:t>
      </w:r>
      <w:r w:rsidR="004117DC">
        <w:rPr>
          <w:rFonts w:hint="eastAsia"/>
          <w:lang w:eastAsia="zh-CN"/>
        </w:rPr>
        <w:t>用户手册</w:t>
      </w:r>
    </w:p>
    <w:p w14:paraId="40CDB9D0" w14:textId="0DB37A17" w:rsidR="006B3872" w:rsidRDefault="001D27D4">
      <w:pPr>
        <w:pStyle w:val="Compact"/>
      </w:pPr>
      <w:bookmarkStart w:id="2" w:name="revdate"/>
      <w:r>
        <w:t>1</w:t>
      </w:r>
      <w:r w:rsidR="008979E4">
        <w:t xml:space="preserve">9 </w:t>
      </w:r>
      <w:r>
        <w:t>O</w:t>
      </w:r>
      <w:r>
        <w:rPr>
          <w:rFonts w:hint="eastAsia"/>
          <w:lang w:eastAsia="zh-CN"/>
        </w:rPr>
        <w:t>ct</w:t>
      </w:r>
      <w:r>
        <w:t>ober</w:t>
      </w:r>
      <w:r w:rsidR="00107830">
        <w:t xml:space="preserve"> 2018</w:t>
      </w:r>
      <w:bookmarkEnd w:id="2"/>
    </w:p>
    <w:p w14:paraId="2F5E3B9A" w14:textId="77777777" w:rsidR="006B3872" w:rsidRDefault="004117DC">
      <w:pPr>
        <w:pStyle w:val="Compact"/>
      </w:pPr>
      <w:bookmarkStart w:id="3" w:name="toctitle"/>
      <w:bookmarkStart w:id="4" w:name="toc"/>
      <w:r>
        <w:rPr>
          <w:rFonts w:hint="eastAsia"/>
          <w:lang w:eastAsia="zh-CN"/>
        </w:rPr>
        <w:t>目录</w:t>
      </w:r>
    </w:p>
    <w:bookmarkEnd w:id="3"/>
    <w:p w14:paraId="4D215105" w14:textId="77777777" w:rsidR="006B3872" w:rsidRDefault="00107830" w:rsidP="00107830">
      <w:pPr>
        <w:pStyle w:val="Compact"/>
        <w:numPr>
          <w:ilvl w:val="0"/>
          <w:numId w:val="2"/>
        </w:numPr>
      </w:pPr>
      <w:r>
        <w:rPr>
          <w:rStyle w:val="ad"/>
        </w:rPr>
        <w:fldChar w:fldCharType="begin"/>
      </w:r>
      <w:r>
        <w:rPr>
          <w:rStyle w:val="ad"/>
        </w:rPr>
        <w:instrText xml:space="preserve"> HYPERLINK \l "_overview" \h </w:instrText>
      </w:r>
      <w:r>
        <w:rPr>
          <w:rStyle w:val="ad"/>
        </w:rPr>
        <w:fldChar w:fldCharType="separate"/>
      </w:r>
      <w:r>
        <w:rPr>
          <w:rStyle w:val="ad"/>
        </w:rPr>
        <w:t xml:space="preserve">1. </w:t>
      </w:r>
      <w:r w:rsidR="004117DC">
        <w:rPr>
          <w:rStyle w:val="ad"/>
          <w:rFonts w:hint="eastAsia"/>
          <w:lang w:eastAsia="zh-CN"/>
        </w:rPr>
        <w:t>概览</w:t>
      </w:r>
      <w:r>
        <w:rPr>
          <w:rStyle w:val="ad"/>
        </w:rPr>
        <w:fldChar w:fldCharType="end"/>
      </w:r>
    </w:p>
    <w:p w14:paraId="122E1100" w14:textId="77777777" w:rsidR="006B3872" w:rsidRDefault="008979E4" w:rsidP="00107830">
      <w:pPr>
        <w:pStyle w:val="Compact"/>
        <w:numPr>
          <w:ilvl w:val="1"/>
          <w:numId w:val="3"/>
        </w:numPr>
      </w:pPr>
      <w:hyperlink w:anchor="_machine_learning">
        <w:r w:rsidR="00107830">
          <w:rPr>
            <w:rStyle w:val="ad"/>
          </w:rPr>
          <w:t xml:space="preserve">1.1. </w:t>
        </w:r>
        <w:r w:rsidR="004117DC">
          <w:rPr>
            <w:rStyle w:val="ad"/>
            <w:rFonts w:hint="eastAsia"/>
            <w:lang w:eastAsia="zh-CN"/>
          </w:rPr>
          <w:t>机器学习</w:t>
        </w:r>
      </w:hyperlink>
    </w:p>
    <w:p w14:paraId="0C4EDADC" w14:textId="77777777" w:rsidR="006B3872" w:rsidRDefault="008979E4" w:rsidP="00107830">
      <w:pPr>
        <w:pStyle w:val="Compact"/>
        <w:numPr>
          <w:ilvl w:val="1"/>
          <w:numId w:val="3"/>
        </w:numPr>
      </w:pPr>
      <w:hyperlink w:anchor="_machine_learning_with_r2_learn">
        <w:r w:rsidR="00107830">
          <w:rPr>
            <w:rStyle w:val="ad"/>
          </w:rPr>
          <w:t xml:space="preserve">1.2. </w:t>
        </w:r>
        <w:r w:rsidR="004117DC">
          <w:rPr>
            <w:rStyle w:val="ad"/>
            <w:rFonts w:hint="eastAsia"/>
            <w:lang w:eastAsia="zh-CN"/>
          </w:rPr>
          <w:t>使用</w:t>
        </w:r>
        <w:r w:rsidR="004117DC">
          <w:rPr>
            <w:rStyle w:val="ad"/>
            <w:rFonts w:hint="eastAsia"/>
            <w:lang w:eastAsia="zh-CN"/>
          </w:rPr>
          <w:t>R</w:t>
        </w:r>
        <w:r w:rsidR="004117DC">
          <w:rPr>
            <w:rStyle w:val="ad"/>
            <w:lang w:eastAsia="zh-CN"/>
          </w:rPr>
          <w:t>2-L</w:t>
        </w:r>
        <w:r w:rsidR="004117DC">
          <w:rPr>
            <w:rStyle w:val="ad"/>
            <w:rFonts w:hint="eastAsia"/>
            <w:lang w:eastAsia="zh-CN"/>
          </w:rPr>
          <w:t>ear</w:t>
        </w:r>
        <w:r w:rsidR="004117DC">
          <w:rPr>
            <w:rStyle w:val="ad"/>
            <w:lang w:eastAsia="zh-CN"/>
          </w:rPr>
          <w:t>n</w:t>
        </w:r>
        <w:r w:rsidR="004117DC">
          <w:rPr>
            <w:rStyle w:val="ad"/>
            <w:rFonts w:hint="eastAsia"/>
            <w:lang w:eastAsia="zh-CN"/>
          </w:rPr>
          <w:t>进行机器学习</w:t>
        </w:r>
      </w:hyperlink>
    </w:p>
    <w:p w14:paraId="482EE3B1" w14:textId="77777777" w:rsidR="006B3872" w:rsidRDefault="008979E4" w:rsidP="00107830">
      <w:pPr>
        <w:pStyle w:val="Compact"/>
        <w:numPr>
          <w:ilvl w:val="0"/>
          <w:numId w:val="2"/>
        </w:numPr>
      </w:pPr>
      <w:hyperlink w:anchor="_getting_started_with_r2_learn">
        <w:r w:rsidR="00107830">
          <w:rPr>
            <w:rStyle w:val="ad"/>
          </w:rPr>
          <w:t xml:space="preserve">2. </w:t>
        </w:r>
        <w:r w:rsidR="00061012">
          <w:rPr>
            <w:rStyle w:val="ad"/>
          </w:rPr>
          <w:t>R2-L</w:t>
        </w:r>
        <w:r w:rsidR="00061012">
          <w:rPr>
            <w:rStyle w:val="ad"/>
            <w:rFonts w:hint="eastAsia"/>
            <w:lang w:eastAsia="zh-CN"/>
          </w:rPr>
          <w:t>ear</w:t>
        </w:r>
        <w:r w:rsidR="00061012">
          <w:rPr>
            <w:rStyle w:val="ad"/>
          </w:rPr>
          <w:t>n</w:t>
        </w:r>
        <w:r w:rsidR="00D27239">
          <w:rPr>
            <w:rStyle w:val="ad"/>
            <w:rFonts w:hint="eastAsia"/>
            <w:lang w:eastAsia="zh-CN"/>
          </w:rPr>
          <w:t>入门</w:t>
        </w:r>
      </w:hyperlink>
    </w:p>
    <w:p w14:paraId="49E1D8DD" w14:textId="77777777" w:rsidR="006B3872" w:rsidRDefault="008979E4" w:rsidP="00107830">
      <w:pPr>
        <w:pStyle w:val="Compact"/>
        <w:numPr>
          <w:ilvl w:val="1"/>
          <w:numId w:val="4"/>
        </w:numPr>
      </w:pPr>
      <w:hyperlink w:anchor="_software_requirements">
        <w:r w:rsidR="00107830">
          <w:rPr>
            <w:rStyle w:val="ad"/>
          </w:rPr>
          <w:t xml:space="preserve">2.1. </w:t>
        </w:r>
        <w:r w:rsidR="00D27239">
          <w:rPr>
            <w:rStyle w:val="ad"/>
            <w:rFonts w:hint="eastAsia"/>
            <w:lang w:eastAsia="zh-CN"/>
          </w:rPr>
          <w:t>软件要求</w:t>
        </w:r>
      </w:hyperlink>
    </w:p>
    <w:p w14:paraId="78496EC6" w14:textId="77777777" w:rsidR="006B3872" w:rsidRDefault="008979E4" w:rsidP="00107830">
      <w:pPr>
        <w:pStyle w:val="Compact"/>
        <w:numPr>
          <w:ilvl w:val="1"/>
          <w:numId w:val="4"/>
        </w:numPr>
      </w:pPr>
      <w:hyperlink w:anchor="_importing_data_into_r2_learn">
        <w:r w:rsidR="00107830">
          <w:rPr>
            <w:rStyle w:val="ad"/>
          </w:rPr>
          <w:t xml:space="preserve">2.2. </w:t>
        </w:r>
        <w:r w:rsidR="00D27239">
          <w:rPr>
            <w:rStyle w:val="ad"/>
            <w:rFonts w:hint="eastAsia"/>
            <w:lang w:eastAsia="zh-CN"/>
          </w:rPr>
          <w:t>导入数据</w:t>
        </w:r>
      </w:hyperlink>
    </w:p>
    <w:p w14:paraId="342B8FA0" w14:textId="77777777" w:rsidR="006B3872" w:rsidRDefault="008979E4" w:rsidP="00107830">
      <w:pPr>
        <w:pStyle w:val="Compact"/>
        <w:numPr>
          <w:ilvl w:val="2"/>
          <w:numId w:val="5"/>
        </w:numPr>
      </w:pPr>
      <w:hyperlink w:anchor="_importing_data_from_a_database">
        <w:r w:rsidR="00107830">
          <w:rPr>
            <w:rStyle w:val="ad"/>
          </w:rPr>
          <w:t xml:space="preserve">2.2.1. </w:t>
        </w:r>
        <w:r w:rsidR="00D27239" w:rsidRPr="00D27239">
          <w:rPr>
            <w:rStyle w:val="ad"/>
            <w:rFonts w:hint="eastAsia"/>
          </w:rPr>
          <w:t>从数据库导入数据</w:t>
        </w:r>
      </w:hyperlink>
    </w:p>
    <w:p w14:paraId="0631C3F9" w14:textId="77777777" w:rsidR="006B3872" w:rsidRDefault="008979E4" w:rsidP="00107830">
      <w:pPr>
        <w:pStyle w:val="Compact"/>
        <w:numPr>
          <w:ilvl w:val="2"/>
          <w:numId w:val="5"/>
        </w:numPr>
      </w:pPr>
      <w:hyperlink w:anchor="_importing_a_local_file">
        <w:r w:rsidR="00107830">
          <w:rPr>
            <w:rStyle w:val="ad"/>
          </w:rPr>
          <w:t xml:space="preserve">2.2.2. </w:t>
        </w:r>
        <w:r w:rsidR="00D27239" w:rsidRPr="00D27239">
          <w:rPr>
            <w:rStyle w:val="ad"/>
            <w:rFonts w:hint="eastAsia"/>
          </w:rPr>
          <w:t>导入本地文件</w:t>
        </w:r>
      </w:hyperlink>
    </w:p>
    <w:p w14:paraId="3E37C893" w14:textId="77777777" w:rsidR="006B3872" w:rsidRDefault="008979E4" w:rsidP="00107830">
      <w:pPr>
        <w:pStyle w:val="Compact"/>
        <w:numPr>
          <w:ilvl w:val="1"/>
          <w:numId w:val="4"/>
        </w:numPr>
      </w:pPr>
      <w:hyperlink w:anchor="_project_home">
        <w:r w:rsidR="00107830">
          <w:rPr>
            <w:rStyle w:val="ad"/>
          </w:rPr>
          <w:t xml:space="preserve">2.3. </w:t>
        </w:r>
        <w:r w:rsidR="00D27239">
          <w:rPr>
            <w:rStyle w:val="ad"/>
            <w:rFonts w:hint="eastAsia"/>
            <w:lang w:eastAsia="zh-CN"/>
          </w:rPr>
          <w:t>项目主页</w:t>
        </w:r>
      </w:hyperlink>
    </w:p>
    <w:p w14:paraId="7D16942D" w14:textId="77777777" w:rsidR="006B3872" w:rsidRDefault="008979E4" w:rsidP="00107830">
      <w:pPr>
        <w:pStyle w:val="Compact"/>
        <w:numPr>
          <w:ilvl w:val="1"/>
          <w:numId w:val="4"/>
        </w:numPr>
      </w:pPr>
      <w:hyperlink w:anchor="_model_deployment_home_page">
        <w:r w:rsidR="00107830">
          <w:rPr>
            <w:rStyle w:val="ad"/>
          </w:rPr>
          <w:t xml:space="preserve">2.4. </w:t>
        </w:r>
        <w:r w:rsidR="00D27239">
          <w:rPr>
            <w:rStyle w:val="ad"/>
            <w:rFonts w:hint="eastAsia"/>
            <w:lang w:eastAsia="zh-CN"/>
          </w:rPr>
          <w:t>模型部署主页</w:t>
        </w:r>
      </w:hyperlink>
    </w:p>
    <w:p w14:paraId="663F8E50" w14:textId="77777777" w:rsidR="006B3872" w:rsidRDefault="008979E4" w:rsidP="00107830">
      <w:pPr>
        <w:pStyle w:val="Compact"/>
        <w:numPr>
          <w:ilvl w:val="0"/>
          <w:numId w:val="2"/>
        </w:numPr>
      </w:pPr>
      <w:hyperlink w:anchor="_starting_a_new_project">
        <w:r w:rsidR="00107830">
          <w:rPr>
            <w:rStyle w:val="ad"/>
          </w:rPr>
          <w:t xml:space="preserve">3. </w:t>
        </w:r>
        <w:r w:rsidR="005B3F73">
          <w:rPr>
            <w:rStyle w:val="ad"/>
            <w:rFonts w:hint="eastAsia"/>
            <w:lang w:eastAsia="zh-CN"/>
          </w:rPr>
          <w:t>开始一个新项</w:t>
        </w:r>
      </w:hyperlink>
      <w:r w:rsidR="005B3F73">
        <w:rPr>
          <w:rStyle w:val="ad"/>
          <w:rFonts w:hint="eastAsia"/>
          <w:lang w:eastAsia="zh-CN"/>
        </w:rPr>
        <w:t>目</w:t>
      </w:r>
    </w:p>
    <w:p w14:paraId="2F437897" w14:textId="77777777" w:rsidR="006B3872" w:rsidRDefault="008979E4" w:rsidP="00107830">
      <w:pPr>
        <w:pStyle w:val="Compact"/>
        <w:numPr>
          <w:ilvl w:val="1"/>
          <w:numId w:val="6"/>
        </w:numPr>
      </w:pPr>
      <w:hyperlink w:anchor="_create_a_project">
        <w:r w:rsidR="00107830">
          <w:rPr>
            <w:rStyle w:val="ad"/>
          </w:rPr>
          <w:t xml:space="preserve">3.1. </w:t>
        </w:r>
        <w:r w:rsidR="005B3F73">
          <w:rPr>
            <w:rStyle w:val="ad"/>
            <w:rFonts w:hint="eastAsia"/>
            <w:lang w:eastAsia="zh-CN"/>
          </w:rPr>
          <w:t>创建一个项目</w:t>
        </w:r>
      </w:hyperlink>
    </w:p>
    <w:p w14:paraId="4A76176A" w14:textId="77777777" w:rsidR="006B3872" w:rsidRDefault="008979E4" w:rsidP="00107830">
      <w:pPr>
        <w:pStyle w:val="Compact"/>
        <w:numPr>
          <w:ilvl w:val="1"/>
          <w:numId w:val="6"/>
        </w:numPr>
      </w:pPr>
      <w:hyperlink w:anchor="business-problem">
        <w:r w:rsidR="00107830">
          <w:rPr>
            <w:rStyle w:val="ad"/>
          </w:rPr>
          <w:t xml:space="preserve">3.2. </w:t>
        </w:r>
        <w:r w:rsidR="005B3F73">
          <w:rPr>
            <w:rStyle w:val="ad"/>
            <w:rFonts w:hint="eastAsia"/>
            <w:lang w:eastAsia="zh-CN"/>
          </w:rPr>
          <w:t>描述您的</w:t>
        </w:r>
        <w:r w:rsidR="00E35B7E">
          <w:rPr>
            <w:rStyle w:val="ad"/>
            <w:rFonts w:hint="eastAsia"/>
            <w:lang w:eastAsia="zh-CN"/>
          </w:rPr>
          <w:t>业务</w:t>
        </w:r>
        <w:r w:rsidR="005B3F73">
          <w:rPr>
            <w:rStyle w:val="ad"/>
            <w:rFonts w:hint="eastAsia"/>
            <w:lang w:eastAsia="zh-CN"/>
          </w:rPr>
          <w:t>问题</w:t>
        </w:r>
      </w:hyperlink>
    </w:p>
    <w:p w14:paraId="2F6D2031" w14:textId="77777777" w:rsidR="006B3872" w:rsidRDefault="008979E4" w:rsidP="00107830">
      <w:pPr>
        <w:pStyle w:val="Compact"/>
        <w:numPr>
          <w:ilvl w:val="1"/>
          <w:numId w:val="6"/>
        </w:numPr>
      </w:pPr>
      <w:hyperlink w:anchor="_working_with_your_data">
        <w:r w:rsidR="00107830">
          <w:rPr>
            <w:rStyle w:val="ad"/>
          </w:rPr>
          <w:t xml:space="preserve">3.3. </w:t>
        </w:r>
        <w:r w:rsidR="005B3F73" w:rsidRPr="005B3F73">
          <w:rPr>
            <w:rStyle w:val="ad"/>
            <w:rFonts w:hint="eastAsia"/>
          </w:rPr>
          <w:t>处理您的数据</w:t>
        </w:r>
      </w:hyperlink>
    </w:p>
    <w:p w14:paraId="0878B3BF" w14:textId="77777777" w:rsidR="006B3872" w:rsidRDefault="008979E4" w:rsidP="00107830">
      <w:pPr>
        <w:pStyle w:val="Compact"/>
        <w:numPr>
          <w:ilvl w:val="2"/>
          <w:numId w:val="7"/>
        </w:numPr>
      </w:pPr>
      <w:hyperlink w:anchor="_uploading_your_data">
        <w:r w:rsidR="00107830">
          <w:rPr>
            <w:rStyle w:val="ad"/>
          </w:rPr>
          <w:t xml:space="preserve">3.3.1. </w:t>
        </w:r>
        <w:r w:rsidR="005B3F73" w:rsidRPr="005B3F73">
          <w:rPr>
            <w:rStyle w:val="ad"/>
            <w:rFonts w:hint="eastAsia"/>
          </w:rPr>
          <w:t>上传您的数据</w:t>
        </w:r>
      </w:hyperlink>
    </w:p>
    <w:p w14:paraId="3920C56F" w14:textId="1A7A1737" w:rsidR="006B3872" w:rsidRDefault="008979E4" w:rsidP="00107830">
      <w:pPr>
        <w:pStyle w:val="Compact"/>
        <w:numPr>
          <w:ilvl w:val="2"/>
          <w:numId w:val="7"/>
        </w:numPr>
      </w:pPr>
      <w:hyperlink w:anchor="_cleaning_your_data">
        <w:r w:rsidR="00107830">
          <w:rPr>
            <w:rStyle w:val="ad"/>
          </w:rPr>
          <w:t xml:space="preserve">3.3.2. </w:t>
        </w:r>
        <w:r>
          <w:rPr>
            <w:rStyle w:val="ad"/>
            <w:rFonts w:hint="eastAsia"/>
            <w:lang w:eastAsia="zh-CN"/>
          </w:rPr>
          <w:t>数据概览</w:t>
        </w:r>
      </w:hyperlink>
      <w:r>
        <w:t xml:space="preserve"> </w:t>
      </w:r>
    </w:p>
    <w:p w14:paraId="39431209" w14:textId="27CF02B5" w:rsidR="006B3872" w:rsidRDefault="008979E4" w:rsidP="00107830">
      <w:pPr>
        <w:pStyle w:val="Compact"/>
        <w:numPr>
          <w:ilvl w:val="2"/>
          <w:numId w:val="7"/>
        </w:numPr>
      </w:pPr>
      <w:hyperlink w:anchor="_data_quality">
        <w:r w:rsidR="00107830">
          <w:rPr>
            <w:rStyle w:val="ad"/>
          </w:rPr>
          <w:t>3.3.</w:t>
        </w:r>
        <w:r>
          <w:rPr>
            <w:rStyle w:val="ad"/>
          </w:rPr>
          <w:t>3</w:t>
        </w:r>
        <w:r w:rsidR="00107830">
          <w:rPr>
            <w:rStyle w:val="ad"/>
          </w:rPr>
          <w:t xml:space="preserve">. </w:t>
        </w:r>
        <w:r w:rsidR="00050782">
          <w:rPr>
            <w:rStyle w:val="ad"/>
            <w:rFonts w:hint="eastAsia"/>
            <w:lang w:eastAsia="zh-CN"/>
          </w:rPr>
          <w:t>数据质量</w:t>
        </w:r>
      </w:hyperlink>
    </w:p>
    <w:p w14:paraId="5D17AD86" w14:textId="44860D57" w:rsidR="006B3872" w:rsidRDefault="008979E4" w:rsidP="00107830">
      <w:pPr>
        <w:pStyle w:val="Compact"/>
        <w:numPr>
          <w:ilvl w:val="3"/>
          <w:numId w:val="9"/>
        </w:numPr>
      </w:pPr>
      <w:hyperlink w:anchor="_数据的常见问题" w:history="1">
        <w:r w:rsidR="00D00998" w:rsidRPr="00787F3F">
          <w:rPr>
            <w:rStyle w:val="ad"/>
            <w:rFonts w:hint="eastAsia"/>
            <w:lang w:eastAsia="zh-CN"/>
          </w:rPr>
          <w:t>数据的常见问题</w:t>
        </w:r>
      </w:hyperlink>
    </w:p>
    <w:p w14:paraId="7068C7BE" w14:textId="4609E8F5" w:rsidR="006B3872" w:rsidDel="008979E4" w:rsidRDefault="008979E4" w:rsidP="00D00998">
      <w:pPr>
        <w:pStyle w:val="Compact"/>
        <w:numPr>
          <w:ilvl w:val="3"/>
          <w:numId w:val="9"/>
        </w:numPr>
        <w:rPr>
          <w:del w:id="5" w:author="Li Xiang" w:date="2018-10-19T16:15:00Z"/>
        </w:rPr>
      </w:pPr>
      <w:del w:id="6" w:author="Li Xiang" w:date="2018-10-19T16:15:00Z">
        <w:r w:rsidDel="008979E4">
          <w:rPr>
            <w:rStyle w:val="ad"/>
          </w:rPr>
          <w:fldChar w:fldCharType="begin"/>
        </w:r>
        <w:r w:rsidDel="008979E4">
          <w:rPr>
            <w:rStyle w:val="ad"/>
          </w:rPr>
          <w:delInstrText xml:space="preserve"> HYPERLINK \l "_</w:delInstrText>
        </w:r>
        <w:r w:rsidDel="008979E4">
          <w:rPr>
            <w:rStyle w:val="ad"/>
          </w:rPr>
          <w:delInstrText>自动修复目标变量</w:delInstrText>
        </w:r>
        <w:r w:rsidDel="008979E4">
          <w:rPr>
            <w:rStyle w:val="ad"/>
          </w:rPr>
          <w:delInstrText xml:space="preserve">" </w:delInstrText>
        </w:r>
        <w:r w:rsidDel="008979E4">
          <w:rPr>
            <w:rStyle w:val="ad"/>
          </w:rPr>
          <w:fldChar w:fldCharType="separate"/>
        </w:r>
        <w:r w:rsidR="00D00998" w:rsidRPr="00787F3F" w:rsidDel="008979E4">
          <w:rPr>
            <w:rStyle w:val="ad"/>
            <w:rFonts w:hint="eastAsia"/>
          </w:rPr>
          <w:delText>自动修复目标变量</w:delText>
        </w:r>
        <w:r w:rsidDel="008979E4">
          <w:rPr>
            <w:rStyle w:val="ad"/>
          </w:rPr>
          <w:fldChar w:fldCharType="end"/>
        </w:r>
      </w:del>
    </w:p>
    <w:p w14:paraId="7EC3AA99" w14:textId="42D8A721" w:rsidR="006B3872" w:rsidRDefault="008979E4" w:rsidP="00D00998">
      <w:pPr>
        <w:pStyle w:val="Compact"/>
        <w:numPr>
          <w:ilvl w:val="3"/>
          <w:numId w:val="9"/>
        </w:numPr>
      </w:pPr>
      <w:del w:id="7" w:author="Li Xiang" w:date="2018-10-19T16:15:00Z">
        <w:r w:rsidDel="008979E4">
          <w:rPr>
            <w:rStyle w:val="ad"/>
            <w:lang w:eastAsia="zh-CN"/>
          </w:rPr>
          <w:fldChar w:fldCharType="begin"/>
        </w:r>
        <w:r w:rsidDel="008979E4">
          <w:rPr>
            <w:rStyle w:val="ad"/>
            <w:lang w:eastAsia="zh-CN"/>
          </w:rPr>
          <w:delInstrText xml:space="preserve"> HYPERLINK \l "_</w:delInstrText>
        </w:r>
        <w:r w:rsidDel="008979E4">
          <w:rPr>
            <w:rStyle w:val="ad"/>
            <w:lang w:eastAsia="zh-CN"/>
          </w:rPr>
          <w:delInstrText>手动修复目标变量</w:delInstrText>
        </w:r>
        <w:r w:rsidDel="008979E4">
          <w:rPr>
            <w:rStyle w:val="ad"/>
            <w:lang w:eastAsia="zh-CN"/>
          </w:rPr>
          <w:delInstrText xml:space="preserve">" </w:delInstrText>
        </w:r>
        <w:r w:rsidDel="008979E4">
          <w:rPr>
            <w:rStyle w:val="ad"/>
            <w:lang w:eastAsia="zh-CN"/>
          </w:rPr>
          <w:fldChar w:fldCharType="separate"/>
        </w:r>
        <w:r w:rsidR="00D00998" w:rsidRPr="00787F3F" w:rsidDel="008979E4">
          <w:rPr>
            <w:rStyle w:val="ad"/>
            <w:rFonts w:hint="eastAsia"/>
            <w:lang w:eastAsia="zh-CN"/>
          </w:rPr>
          <w:delText>手</w:delText>
        </w:r>
        <w:r w:rsidR="00D00998" w:rsidRPr="00787F3F" w:rsidDel="008979E4">
          <w:rPr>
            <w:rStyle w:val="ad"/>
            <w:rFonts w:hint="eastAsia"/>
          </w:rPr>
          <w:delText>动修复目标变量</w:delText>
        </w:r>
        <w:r w:rsidDel="008979E4">
          <w:rPr>
            <w:rStyle w:val="ad"/>
          </w:rPr>
          <w:fldChar w:fldCharType="end"/>
        </w:r>
      </w:del>
    </w:p>
    <w:p w14:paraId="3374A30C" w14:textId="502D3E34" w:rsidR="006B3872" w:rsidRDefault="008979E4" w:rsidP="00107830">
      <w:pPr>
        <w:pStyle w:val="Compact"/>
        <w:numPr>
          <w:ilvl w:val="3"/>
          <w:numId w:val="9"/>
        </w:numPr>
      </w:pPr>
      <w:hyperlink w:anchor="_所有数据质量" w:history="1">
        <w:r w:rsidR="00D00998" w:rsidRPr="00787F3F">
          <w:rPr>
            <w:rStyle w:val="ad"/>
            <w:rFonts w:hint="eastAsia"/>
          </w:rPr>
          <w:t>所有数据质量</w:t>
        </w:r>
      </w:hyperlink>
    </w:p>
    <w:p w14:paraId="1C9FD9C1" w14:textId="77777777" w:rsidR="006B3872" w:rsidRDefault="008979E4" w:rsidP="00107830">
      <w:pPr>
        <w:pStyle w:val="Compact"/>
        <w:numPr>
          <w:ilvl w:val="1"/>
          <w:numId w:val="6"/>
        </w:numPr>
      </w:pPr>
      <w:hyperlink w:anchor="_modeling">
        <w:r w:rsidR="00107830">
          <w:rPr>
            <w:rStyle w:val="ad"/>
          </w:rPr>
          <w:t xml:space="preserve">3.4. </w:t>
        </w:r>
        <w:r w:rsidR="00D00998">
          <w:rPr>
            <w:rStyle w:val="ad"/>
            <w:rFonts w:hint="eastAsia"/>
            <w:lang w:eastAsia="zh-CN"/>
          </w:rPr>
          <w:t>建模</w:t>
        </w:r>
      </w:hyperlink>
    </w:p>
    <w:p w14:paraId="3B718526" w14:textId="77777777" w:rsidR="006B3872" w:rsidRDefault="008979E4" w:rsidP="00107830">
      <w:pPr>
        <w:pStyle w:val="Compact"/>
        <w:numPr>
          <w:ilvl w:val="2"/>
          <w:numId w:val="11"/>
        </w:numPr>
      </w:pPr>
      <w:hyperlink w:anchor="_automatic_modeling">
        <w:r w:rsidR="00107830">
          <w:rPr>
            <w:rStyle w:val="ad"/>
          </w:rPr>
          <w:t xml:space="preserve">3.4.1. </w:t>
        </w:r>
        <w:r w:rsidR="00D00998">
          <w:rPr>
            <w:rStyle w:val="ad"/>
            <w:rFonts w:hint="eastAsia"/>
            <w:lang w:eastAsia="zh-CN"/>
          </w:rPr>
          <w:t>自动建模</w:t>
        </w:r>
      </w:hyperlink>
    </w:p>
    <w:p w14:paraId="0D0DD9F3" w14:textId="77777777" w:rsidR="006B3872" w:rsidRDefault="008979E4" w:rsidP="00107830">
      <w:pPr>
        <w:pStyle w:val="Compact"/>
        <w:numPr>
          <w:ilvl w:val="2"/>
          <w:numId w:val="11"/>
        </w:numPr>
      </w:pPr>
      <w:hyperlink w:anchor="_advanced_modeling">
        <w:r w:rsidR="00107830">
          <w:rPr>
            <w:rStyle w:val="ad"/>
          </w:rPr>
          <w:t xml:space="preserve">3.4.2. </w:t>
        </w:r>
        <w:r w:rsidR="00D00998">
          <w:rPr>
            <w:rStyle w:val="ad"/>
            <w:rFonts w:hint="eastAsia"/>
            <w:lang w:eastAsia="zh-CN"/>
          </w:rPr>
          <w:t>高级建模</w:t>
        </w:r>
      </w:hyperlink>
    </w:p>
    <w:p w14:paraId="676EFC44" w14:textId="77777777" w:rsidR="006B3872" w:rsidRDefault="008979E4" w:rsidP="00107830">
      <w:pPr>
        <w:pStyle w:val="Compact"/>
        <w:numPr>
          <w:ilvl w:val="2"/>
          <w:numId w:val="11"/>
        </w:numPr>
      </w:pPr>
      <w:hyperlink w:anchor="_building_your_model">
        <w:r w:rsidR="00107830">
          <w:rPr>
            <w:rStyle w:val="ad"/>
          </w:rPr>
          <w:t xml:space="preserve">3.4.3. </w:t>
        </w:r>
        <w:r w:rsidR="00D00998">
          <w:rPr>
            <w:rStyle w:val="ad"/>
            <w:rFonts w:hint="eastAsia"/>
            <w:lang w:eastAsia="zh-CN"/>
          </w:rPr>
          <w:t>建立您的模型</w:t>
        </w:r>
      </w:hyperlink>
    </w:p>
    <w:p w14:paraId="27D0B75D" w14:textId="2F25C5BA" w:rsidR="006B3872" w:rsidRDefault="008979E4" w:rsidP="00107830">
      <w:pPr>
        <w:pStyle w:val="Compact"/>
        <w:numPr>
          <w:ilvl w:val="3"/>
          <w:numId w:val="12"/>
        </w:numPr>
      </w:pPr>
      <w:hyperlink w:anchor="_模型选择" w:history="1">
        <w:r w:rsidR="00D00998" w:rsidRPr="00787F3F">
          <w:rPr>
            <w:rStyle w:val="ad"/>
            <w:rFonts w:hint="eastAsia"/>
            <w:lang w:eastAsia="zh-CN"/>
          </w:rPr>
          <w:t>模型选择</w:t>
        </w:r>
      </w:hyperlink>
    </w:p>
    <w:p w14:paraId="0D172B87" w14:textId="77777777" w:rsidR="006B3872" w:rsidRDefault="008979E4" w:rsidP="00107830">
      <w:pPr>
        <w:pStyle w:val="Compact"/>
        <w:numPr>
          <w:ilvl w:val="0"/>
          <w:numId w:val="2"/>
        </w:numPr>
      </w:pPr>
      <w:hyperlink w:anchor="_deploying_your_models">
        <w:r w:rsidR="00107830">
          <w:rPr>
            <w:rStyle w:val="ad"/>
          </w:rPr>
          <w:t xml:space="preserve">4. </w:t>
        </w:r>
        <w:r w:rsidR="00D00998">
          <w:rPr>
            <w:rStyle w:val="ad"/>
            <w:rFonts w:hint="eastAsia"/>
            <w:lang w:eastAsia="zh-CN"/>
          </w:rPr>
          <w:t>部署模型</w:t>
        </w:r>
      </w:hyperlink>
    </w:p>
    <w:p w14:paraId="4CED8B1F" w14:textId="77777777" w:rsidR="006B3872" w:rsidRDefault="008979E4" w:rsidP="00107830">
      <w:pPr>
        <w:pStyle w:val="Compact"/>
        <w:numPr>
          <w:ilvl w:val="1"/>
          <w:numId w:val="13"/>
        </w:numPr>
      </w:pPr>
      <w:hyperlink w:anchor="_deployment">
        <w:r w:rsidR="00107830">
          <w:rPr>
            <w:rStyle w:val="ad"/>
          </w:rPr>
          <w:t xml:space="preserve">4.1. </w:t>
        </w:r>
        <w:r w:rsidR="00D00998">
          <w:rPr>
            <w:rStyle w:val="ad"/>
            <w:rFonts w:hint="eastAsia"/>
            <w:lang w:eastAsia="zh-CN"/>
          </w:rPr>
          <w:t>部署</w:t>
        </w:r>
      </w:hyperlink>
    </w:p>
    <w:p w14:paraId="4FFEFD20" w14:textId="77777777" w:rsidR="006B3872" w:rsidRDefault="008979E4" w:rsidP="00107830">
      <w:pPr>
        <w:pStyle w:val="Compact"/>
        <w:numPr>
          <w:ilvl w:val="2"/>
          <w:numId w:val="14"/>
        </w:numPr>
      </w:pPr>
      <w:hyperlink w:anchor="_predict_with_data_source">
        <w:r w:rsidR="00107830">
          <w:rPr>
            <w:rStyle w:val="ad"/>
          </w:rPr>
          <w:t xml:space="preserve">4.1.1. </w:t>
        </w:r>
        <w:r w:rsidR="00D00998" w:rsidRPr="00D00998">
          <w:rPr>
            <w:rStyle w:val="ad"/>
            <w:rFonts w:hint="eastAsia"/>
          </w:rPr>
          <w:t>用数据源预测</w:t>
        </w:r>
      </w:hyperlink>
    </w:p>
    <w:p w14:paraId="04419ECD" w14:textId="77777777" w:rsidR="006B3872" w:rsidRDefault="008979E4" w:rsidP="00107830">
      <w:pPr>
        <w:pStyle w:val="Compact"/>
        <w:numPr>
          <w:ilvl w:val="2"/>
          <w:numId w:val="14"/>
        </w:numPr>
      </w:pPr>
      <w:hyperlink w:anchor="_predict_with_api">
        <w:r w:rsidR="00107830">
          <w:rPr>
            <w:rStyle w:val="ad"/>
          </w:rPr>
          <w:t xml:space="preserve">4.1.2. </w:t>
        </w:r>
        <w:r w:rsidR="00D00998" w:rsidRPr="00D00998">
          <w:rPr>
            <w:rStyle w:val="ad"/>
            <w:rFonts w:hint="eastAsia"/>
          </w:rPr>
          <w:t>用</w:t>
        </w:r>
        <w:r w:rsidR="00D00998" w:rsidRPr="00D00998">
          <w:rPr>
            <w:rStyle w:val="ad"/>
            <w:rFonts w:hint="eastAsia"/>
          </w:rPr>
          <w:t>API</w:t>
        </w:r>
        <w:r w:rsidR="00D00998" w:rsidRPr="00D00998">
          <w:rPr>
            <w:rStyle w:val="ad"/>
            <w:rFonts w:hint="eastAsia"/>
          </w:rPr>
          <w:t>预测</w:t>
        </w:r>
      </w:hyperlink>
    </w:p>
    <w:p w14:paraId="6475E0B5" w14:textId="77777777" w:rsidR="006B3872" w:rsidRDefault="008979E4" w:rsidP="00107830">
      <w:pPr>
        <w:pStyle w:val="Compact"/>
        <w:numPr>
          <w:ilvl w:val="1"/>
          <w:numId w:val="13"/>
        </w:numPr>
      </w:pPr>
      <w:hyperlink w:anchor="_monitor_your_deployed_models">
        <w:r w:rsidR="00107830">
          <w:rPr>
            <w:rStyle w:val="ad"/>
          </w:rPr>
          <w:t xml:space="preserve">4.2. </w:t>
        </w:r>
        <w:r w:rsidR="00D00998" w:rsidRPr="00D00998">
          <w:rPr>
            <w:rStyle w:val="ad"/>
            <w:rFonts w:hint="eastAsia"/>
          </w:rPr>
          <w:t>监控已部署的模型</w:t>
        </w:r>
      </w:hyperlink>
    </w:p>
    <w:p w14:paraId="193A6F7A" w14:textId="77777777" w:rsidR="006B3872" w:rsidRDefault="008979E4" w:rsidP="00107830">
      <w:pPr>
        <w:pStyle w:val="Compact"/>
        <w:numPr>
          <w:ilvl w:val="2"/>
          <w:numId w:val="15"/>
        </w:numPr>
      </w:pPr>
      <w:hyperlink w:anchor="_operation_monitor">
        <w:r w:rsidR="00107830">
          <w:rPr>
            <w:rStyle w:val="ad"/>
          </w:rPr>
          <w:t>4.2.1.</w:t>
        </w:r>
        <w:r w:rsidR="002F108E">
          <w:rPr>
            <w:rStyle w:val="ad"/>
            <w:rFonts w:hint="eastAsia"/>
            <w:lang w:eastAsia="zh-CN"/>
          </w:rPr>
          <w:t>运行监控</w:t>
        </w:r>
      </w:hyperlink>
    </w:p>
    <w:p w14:paraId="71D34820" w14:textId="77777777" w:rsidR="006B3872" w:rsidRDefault="008979E4" w:rsidP="00107830">
      <w:pPr>
        <w:pStyle w:val="Compact"/>
        <w:numPr>
          <w:ilvl w:val="2"/>
          <w:numId w:val="15"/>
        </w:numPr>
      </w:pPr>
      <w:hyperlink w:anchor="_performance_setting">
        <w:r w:rsidR="00107830">
          <w:rPr>
            <w:rStyle w:val="ad"/>
          </w:rPr>
          <w:t xml:space="preserve">4.2.2. </w:t>
        </w:r>
        <w:r w:rsidR="00D00998">
          <w:rPr>
            <w:rStyle w:val="ad"/>
            <w:rFonts w:hint="eastAsia"/>
            <w:lang w:eastAsia="zh-CN"/>
          </w:rPr>
          <w:t>性能设定</w:t>
        </w:r>
      </w:hyperlink>
    </w:p>
    <w:p w14:paraId="5182E54A" w14:textId="77777777" w:rsidR="006B3872" w:rsidRDefault="008979E4" w:rsidP="00107830">
      <w:pPr>
        <w:pStyle w:val="Compact"/>
        <w:numPr>
          <w:ilvl w:val="2"/>
          <w:numId w:val="15"/>
        </w:numPr>
      </w:pPr>
      <w:hyperlink w:anchor="_performance_status">
        <w:r w:rsidR="00107830">
          <w:rPr>
            <w:rStyle w:val="ad"/>
          </w:rPr>
          <w:t xml:space="preserve">4.2.3. </w:t>
        </w:r>
        <w:r w:rsidR="00D00998">
          <w:rPr>
            <w:rStyle w:val="ad"/>
            <w:rFonts w:hint="eastAsia"/>
            <w:lang w:eastAsia="zh-CN"/>
          </w:rPr>
          <w:t>性能状态</w:t>
        </w:r>
      </w:hyperlink>
    </w:p>
    <w:p w14:paraId="25A336DB" w14:textId="77777777" w:rsidR="006B3872" w:rsidRDefault="008979E4" w:rsidP="00107830">
      <w:pPr>
        <w:pStyle w:val="Compact"/>
        <w:numPr>
          <w:ilvl w:val="0"/>
          <w:numId w:val="2"/>
        </w:numPr>
      </w:pPr>
      <w:hyperlink w:anchor="appendix-data-quality-fixes">
        <w:r w:rsidR="00D00998">
          <w:rPr>
            <w:rStyle w:val="ad"/>
            <w:rFonts w:hint="eastAsia"/>
            <w:lang w:eastAsia="zh-CN"/>
          </w:rPr>
          <w:t>附录</w:t>
        </w:r>
        <w:r w:rsidR="00D00998">
          <w:rPr>
            <w:rStyle w:val="ad"/>
            <w:rFonts w:hint="eastAsia"/>
            <w:lang w:eastAsia="zh-CN"/>
          </w:rPr>
          <w:t>A</w:t>
        </w:r>
        <w:r w:rsidR="00107830">
          <w:rPr>
            <w:rStyle w:val="ad"/>
          </w:rPr>
          <w:t xml:space="preserve">: </w:t>
        </w:r>
        <w:r w:rsidR="00D00998">
          <w:rPr>
            <w:rStyle w:val="ad"/>
            <w:rFonts w:hint="eastAsia"/>
            <w:lang w:eastAsia="zh-CN"/>
          </w:rPr>
          <w:t>数据质量修复</w:t>
        </w:r>
      </w:hyperlink>
    </w:p>
    <w:p w14:paraId="017C236A" w14:textId="77777777" w:rsidR="006B3872" w:rsidRDefault="008979E4" w:rsidP="00107830">
      <w:pPr>
        <w:pStyle w:val="Compact"/>
        <w:numPr>
          <w:ilvl w:val="1"/>
          <w:numId w:val="16"/>
        </w:numPr>
      </w:pPr>
      <w:hyperlink w:anchor="_fixing_outliers">
        <w:r w:rsidR="00107830">
          <w:rPr>
            <w:rStyle w:val="ad"/>
          </w:rPr>
          <w:t xml:space="preserve">A.1. </w:t>
        </w:r>
        <w:r w:rsidR="00D00998">
          <w:rPr>
            <w:rStyle w:val="ad"/>
            <w:rFonts w:hint="eastAsia"/>
            <w:lang w:eastAsia="zh-CN"/>
          </w:rPr>
          <w:t>修复异常值</w:t>
        </w:r>
      </w:hyperlink>
    </w:p>
    <w:p w14:paraId="1267414C" w14:textId="0C906A9E" w:rsidR="006B3872" w:rsidRPr="008979E4" w:rsidRDefault="008979E4" w:rsidP="00107830">
      <w:pPr>
        <w:pStyle w:val="Compact"/>
        <w:numPr>
          <w:ilvl w:val="1"/>
          <w:numId w:val="16"/>
        </w:numPr>
        <w:rPr>
          <w:ins w:id="8" w:author="Li Xiang" w:date="2018-10-19T16:16:00Z"/>
          <w:rStyle w:val="ad"/>
          <w:color w:val="auto"/>
          <w:rPrChange w:id="9" w:author="Li Xiang" w:date="2018-10-19T16:16:00Z">
            <w:rPr>
              <w:ins w:id="10" w:author="Li Xiang" w:date="2018-10-19T16:16:00Z"/>
              <w:rStyle w:val="ad"/>
              <w:lang w:eastAsia="zh-CN"/>
            </w:rPr>
          </w:rPrChange>
        </w:rPr>
      </w:pPr>
      <w:hyperlink w:anchor="_fixing_missing_values">
        <w:r w:rsidR="00107830">
          <w:rPr>
            <w:rStyle w:val="ad"/>
          </w:rPr>
          <w:t xml:space="preserve">A.2. </w:t>
        </w:r>
        <w:r w:rsidR="00D00998">
          <w:rPr>
            <w:rStyle w:val="ad"/>
            <w:rFonts w:hint="eastAsia"/>
            <w:lang w:eastAsia="zh-CN"/>
          </w:rPr>
          <w:t>修复缺失值</w:t>
        </w:r>
      </w:hyperlink>
    </w:p>
    <w:p w14:paraId="1B56E9C5" w14:textId="78C56299" w:rsidR="008979E4" w:rsidRDefault="008979E4" w:rsidP="00107830">
      <w:pPr>
        <w:pStyle w:val="Compact"/>
        <w:numPr>
          <w:ilvl w:val="1"/>
          <w:numId w:val="16"/>
        </w:numPr>
      </w:pPr>
      <w:ins w:id="11" w:author="Li Xiang" w:date="2018-10-19T16:16:00Z">
        <w:r>
          <w:rPr>
            <w:rFonts w:hint="eastAsia"/>
            <w:lang w:eastAsia="zh-CN"/>
          </w:rPr>
          <w:t>A</w:t>
        </w:r>
        <w:r>
          <w:rPr>
            <w:lang w:eastAsia="zh-CN"/>
          </w:rPr>
          <w:t xml:space="preserve">.3. </w:t>
        </w:r>
        <w:r>
          <w:rPr>
            <w:rFonts w:hint="eastAsia"/>
            <w:lang w:eastAsia="zh-CN"/>
          </w:rPr>
          <w:t>修复数据类型错配</w:t>
        </w:r>
      </w:ins>
    </w:p>
    <w:p w14:paraId="1E40C566" w14:textId="77777777" w:rsidR="006B3872" w:rsidRDefault="00D00998" w:rsidP="00107830">
      <w:pPr>
        <w:pStyle w:val="Compact"/>
        <w:numPr>
          <w:ilvl w:val="0"/>
          <w:numId w:val="2"/>
        </w:numPr>
      </w:pPr>
      <w:r>
        <w:rPr>
          <w:rStyle w:val="ad"/>
          <w:rFonts w:hint="eastAsia"/>
          <w:lang w:eastAsia="zh-CN"/>
        </w:rPr>
        <w:t>附录</w:t>
      </w:r>
      <w:hyperlink w:anchor="appendix-advanced-modeling">
        <w:r w:rsidR="00107830">
          <w:rPr>
            <w:rStyle w:val="ad"/>
          </w:rPr>
          <w:t xml:space="preserve"> B: </w:t>
        </w:r>
        <w:r>
          <w:rPr>
            <w:rStyle w:val="ad"/>
            <w:rFonts w:hint="eastAsia"/>
            <w:lang w:eastAsia="zh-CN"/>
          </w:rPr>
          <w:t>高级建模</w:t>
        </w:r>
      </w:hyperlink>
    </w:p>
    <w:p w14:paraId="35E18F4B" w14:textId="77777777" w:rsidR="006B3872" w:rsidRDefault="008979E4" w:rsidP="00107830">
      <w:pPr>
        <w:pStyle w:val="Compact"/>
        <w:numPr>
          <w:ilvl w:val="1"/>
          <w:numId w:val="17"/>
        </w:numPr>
      </w:pPr>
      <w:hyperlink w:anchor="_advanced_variable_settings">
        <w:r w:rsidR="00107830">
          <w:rPr>
            <w:rStyle w:val="ad"/>
          </w:rPr>
          <w:t xml:space="preserve">B.1. </w:t>
        </w:r>
        <w:r w:rsidR="00D00998">
          <w:rPr>
            <w:rStyle w:val="ad"/>
            <w:rFonts w:hint="eastAsia"/>
            <w:lang w:eastAsia="zh-CN"/>
          </w:rPr>
          <w:t>高级变量设置</w:t>
        </w:r>
      </w:hyperlink>
    </w:p>
    <w:p w14:paraId="2942F90A" w14:textId="77777777" w:rsidR="006B3872" w:rsidRDefault="008979E4" w:rsidP="00107830">
      <w:pPr>
        <w:pStyle w:val="Compact"/>
        <w:numPr>
          <w:ilvl w:val="1"/>
          <w:numId w:val="17"/>
        </w:numPr>
      </w:pPr>
      <w:hyperlink w:anchor="_advanced_modeling_setting">
        <w:r w:rsidR="00107830">
          <w:rPr>
            <w:rStyle w:val="ad"/>
          </w:rPr>
          <w:t xml:space="preserve">B.2. </w:t>
        </w:r>
        <w:r w:rsidR="00D00998">
          <w:rPr>
            <w:rStyle w:val="ad"/>
            <w:rFonts w:hint="eastAsia"/>
            <w:lang w:eastAsia="zh-CN"/>
          </w:rPr>
          <w:t>高级模型设置</w:t>
        </w:r>
      </w:hyperlink>
    </w:p>
    <w:p w14:paraId="0958CD0D" w14:textId="77777777" w:rsidR="006B3872" w:rsidRDefault="008979E4" w:rsidP="00107830">
      <w:pPr>
        <w:pStyle w:val="Compact"/>
        <w:numPr>
          <w:ilvl w:val="2"/>
          <w:numId w:val="18"/>
        </w:numPr>
        <w:rPr>
          <w:lang w:eastAsia="zh-CN"/>
        </w:rPr>
      </w:pPr>
      <w:hyperlink w:anchor="_createedit_model_setting_by_default">
        <w:r w:rsidR="00107830">
          <w:rPr>
            <w:rStyle w:val="ad"/>
            <w:lang w:eastAsia="zh-CN"/>
          </w:rPr>
          <w:t xml:space="preserve">B.2.1. </w:t>
        </w:r>
        <w:r w:rsidR="008B085C">
          <w:rPr>
            <w:rStyle w:val="ad"/>
            <w:rFonts w:hint="eastAsia"/>
            <w:lang w:eastAsia="zh-CN"/>
          </w:rPr>
          <w:t>默认设置下创建</w:t>
        </w:r>
        <w:r w:rsidR="008B085C">
          <w:rPr>
            <w:rStyle w:val="ad"/>
            <w:rFonts w:hint="eastAsia"/>
            <w:lang w:eastAsia="zh-CN"/>
          </w:rPr>
          <w:t>/</w:t>
        </w:r>
        <w:r w:rsidR="008B085C">
          <w:rPr>
            <w:rStyle w:val="ad"/>
            <w:rFonts w:hint="eastAsia"/>
            <w:lang w:eastAsia="zh-CN"/>
          </w:rPr>
          <w:t>编辑模型设置</w:t>
        </w:r>
      </w:hyperlink>
    </w:p>
    <w:p w14:paraId="2EBF2C16" w14:textId="77777777" w:rsidR="006B3872" w:rsidRDefault="008979E4" w:rsidP="00107830">
      <w:pPr>
        <w:pStyle w:val="Compact"/>
        <w:numPr>
          <w:ilvl w:val="2"/>
          <w:numId w:val="18"/>
        </w:numPr>
      </w:pPr>
      <w:hyperlink w:anchor="_select_algorithm">
        <w:r w:rsidR="00107830">
          <w:rPr>
            <w:rStyle w:val="ad"/>
          </w:rPr>
          <w:t xml:space="preserve">B.2.2. </w:t>
        </w:r>
        <w:r w:rsidR="008B085C">
          <w:rPr>
            <w:rStyle w:val="ad"/>
            <w:rFonts w:hint="eastAsia"/>
            <w:lang w:eastAsia="zh-CN"/>
          </w:rPr>
          <w:t>选择算法</w:t>
        </w:r>
      </w:hyperlink>
    </w:p>
    <w:p w14:paraId="770B22F4" w14:textId="77777777" w:rsidR="006B3872" w:rsidRDefault="008979E4" w:rsidP="00107830">
      <w:pPr>
        <w:pStyle w:val="Compact"/>
        <w:numPr>
          <w:ilvl w:val="2"/>
          <w:numId w:val="18"/>
        </w:numPr>
        <w:rPr>
          <w:lang w:eastAsia="zh-CN"/>
        </w:rPr>
      </w:pPr>
      <w:hyperlink w:anchor="_set_max_model_ensemble_size">
        <w:r w:rsidR="00107830">
          <w:rPr>
            <w:rStyle w:val="ad"/>
            <w:lang w:eastAsia="zh-CN"/>
          </w:rPr>
          <w:t xml:space="preserve">B.2.3. </w:t>
        </w:r>
        <w:r w:rsidR="003E6748">
          <w:rPr>
            <w:rStyle w:val="ad"/>
            <w:rFonts w:hint="eastAsia"/>
            <w:lang w:eastAsia="zh-CN"/>
          </w:rPr>
          <w:t>设置最大模型集成大小</w:t>
        </w:r>
      </w:hyperlink>
    </w:p>
    <w:p w14:paraId="0148D81D" w14:textId="01EC01E0" w:rsidR="006B3872" w:rsidRPr="00787F3F" w:rsidRDefault="00787F3F" w:rsidP="00107830">
      <w:pPr>
        <w:pStyle w:val="Compact"/>
        <w:numPr>
          <w:ilvl w:val="2"/>
          <w:numId w:val="18"/>
        </w:numPr>
        <w:rPr>
          <w:rStyle w:val="ad"/>
          <w:lang w:eastAsia="zh-CN"/>
        </w:rPr>
      </w:pPr>
      <w:r>
        <w:rPr>
          <w:rStyle w:val="ad"/>
          <w:lang w:eastAsia="zh-CN"/>
        </w:rPr>
        <w:fldChar w:fldCharType="begin"/>
      </w:r>
      <w:r>
        <w:rPr>
          <w:rStyle w:val="ad"/>
          <w:lang w:eastAsia="zh-CN"/>
        </w:rPr>
        <w:instrText xml:space="preserve"> HYPERLINK  \l "</w:instrText>
      </w:r>
      <w:r>
        <w:rPr>
          <w:rStyle w:val="ad"/>
          <w:rFonts w:hint="eastAsia"/>
          <w:lang w:eastAsia="zh-CN"/>
        </w:rPr>
        <w:instrText>_B.2.4._</w:instrText>
      </w:r>
      <w:r>
        <w:rPr>
          <w:rStyle w:val="ad"/>
          <w:rFonts w:hint="eastAsia"/>
          <w:lang w:eastAsia="zh-CN"/>
        </w:rPr>
        <w:instrText>训练验证留出和交叉验证</w:instrText>
      </w:r>
      <w:r>
        <w:rPr>
          <w:rStyle w:val="ad"/>
          <w:lang w:eastAsia="zh-CN"/>
        </w:rPr>
        <w:instrText xml:space="preserve">" </w:instrText>
      </w:r>
      <w:r>
        <w:rPr>
          <w:rStyle w:val="ad"/>
          <w:lang w:eastAsia="zh-CN"/>
        </w:rPr>
        <w:fldChar w:fldCharType="separate"/>
      </w:r>
      <w:r w:rsidR="00107830" w:rsidRPr="00787F3F">
        <w:rPr>
          <w:rStyle w:val="ad"/>
          <w:lang w:eastAsia="zh-CN"/>
        </w:rPr>
        <w:t xml:space="preserve">B.2.4. </w:t>
      </w:r>
      <w:r w:rsidR="003E6748" w:rsidRPr="00787F3F">
        <w:rPr>
          <w:rStyle w:val="ad"/>
          <w:rFonts w:hint="eastAsia"/>
          <w:lang w:eastAsia="zh-CN"/>
        </w:rPr>
        <w:t>训练验证留出和交叉验证</w:t>
      </w:r>
    </w:p>
    <w:p w14:paraId="6297928C" w14:textId="76206B27" w:rsidR="006B3872" w:rsidRDefault="00787F3F" w:rsidP="00107830">
      <w:pPr>
        <w:pStyle w:val="Compact"/>
        <w:numPr>
          <w:ilvl w:val="2"/>
          <w:numId w:val="18"/>
        </w:numPr>
      </w:pPr>
      <w:r>
        <w:rPr>
          <w:rStyle w:val="ad"/>
          <w:lang w:eastAsia="zh-CN"/>
        </w:rPr>
        <w:fldChar w:fldCharType="end"/>
      </w:r>
      <w:hyperlink w:anchor="_resampling_setting">
        <w:r w:rsidR="00107830">
          <w:rPr>
            <w:rStyle w:val="ad"/>
          </w:rPr>
          <w:t xml:space="preserve">B.2.5. </w:t>
        </w:r>
        <w:r w:rsidR="003E6748">
          <w:rPr>
            <w:rStyle w:val="ad"/>
            <w:rFonts w:hint="eastAsia"/>
            <w:lang w:eastAsia="zh-CN"/>
          </w:rPr>
          <w:t>重采样设置</w:t>
        </w:r>
      </w:hyperlink>
    </w:p>
    <w:p w14:paraId="6BDDDFAC" w14:textId="77777777" w:rsidR="006B3872" w:rsidRDefault="008979E4" w:rsidP="00107830">
      <w:pPr>
        <w:pStyle w:val="Compact"/>
        <w:numPr>
          <w:ilvl w:val="2"/>
          <w:numId w:val="18"/>
        </w:numPr>
      </w:pPr>
      <w:hyperlink w:anchor="_set_measurement_metric">
        <w:r w:rsidR="00107830">
          <w:rPr>
            <w:rStyle w:val="ad"/>
          </w:rPr>
          <w:t xml:space="preserve">B.2.6. </w:t>
        </w:r>
        <w:r w:rsidR="003E6748">
          <w:rPr>
            <w:rStyle w:val="ad"/>
            <w:rFonts w:hint="eastAsia"/>
            <w:lang w:eastAsia="zh-CN"/>
          </w:rPr>
          <w:t>设置度量指标</w:t>
        </w:r>
      </w:hyperlink>
    </w:p>
    <w:p w14:paraId="39DAB47C" w14:textId="77777777" w:rsidR="006B3872" w:rsidRDefault="008979E4" w:rsidP="00107830">
      <w:pPr>
        <w:pStyle w:val="Compact"/>
        <w:numPr>
          <w:ilvl w:val="2"/>
          <w:numId w:val="18"/>
        </w:numPr>
      </w:pPr>
      <w:hyperlink w:anchor="_set_max_optimization_time">
        <w:r w:rsidR="00107830">
          <w:rPr>
            <w:rStyle w:val="ad"/>
          </w:rPr>
          <w:t xml:space="preserve">B.2.7. </w:t>
        </w:r>
        <w:r w:rsidR="003E6748">
          <w:rPr>
            <w:rStyle w:val="ad"/>
            <w:rFonts w:hint="eastAsia"/>
            <w:lang w:eastAsia="zh-CN"/>
          </w:rPr>
          <w:t>设置最大优化时间</w:t>
        </w:r>
      </w:hyperlink>
    </w:p>
    <w:p w14:paraId="164ABB36" w14:textId="77777777" w:rsidR="006B3872" w:rsidRDefault="008979E4" w:rsidP="00107830">
      <w:pPr>
        <w:pStyle w:val="Compact"/>
        <w:numPr>
          <w:ilvl w:val="2"/>
          <w:numId w:val="18"/>
        </w:numPr>
      </w:pPr>
      <w:hyperlink w:anchor="_random_seed">
        <w:r w:rsidR="00107830">
          <w:rPr>
            <w:rStyle w:val="ad"/>
          </w:rPr>
          <w:t xml:space="preserve">B.2.8. </w:t>
        </w:r>
        <w:r w:rsidR="003E6748">
          <w:rPr>
            <w:rStyle w:val="ad"/>
            <w:rFonts w:hint="eastAsia"/>
            <w:lang w:eastAsia="zh-CN"/>
          </w:rPr>
          <w:t>随机种子</w:t>
        </w:r>
      </w:hyperlink>
    </w:p>
    <w:p w14:paraId="4BFCC901" w14:textId="776538DC" w:rsidR="006B3872" w:rsidRDefault="008979E4" w:rsidP="00107830">
      <w:pPr>
        <w:pStyle w:val="Compact"/>
        <w:numPr>
          <w:ilvl w:val="0"/>
          <w:numId w:val="2"/>
        </w:numPr>
        <w:rPr>
          <w:lang w:eastAsia="zh-CN"/>
        </w:rPr>
      </w:pPr>
      <w:hyperlink w:anchor="_附录_C:_二分类问题的模型选择" w:history="1">
        <w:r w:rsidR="003E6748" w:rsidRPr="00787F3F">
          <w:rPr>
            <w:rStyle w:val="ad"/>
            <w:rFonts w:hint="eastAsia"/>
            <w:lang w:eastAsia="zh-CN"/>
          </w:rPr>
          <w:t>附录</w:t>
        </w:r>
        <w:r w:rsidR="00107830" w:rsidRPr="00787F3F">
          <w:rPr>
            <w:rStyle w:val="ad"/>
            <w:lang w:eastAsia="zh-CN"/>
          </w:rPr>
          <w:t xml:space="preserve"> C: </w:t>
        </w:r>
        <w:r w:rsidR="003E6748" w:rsidRPr="00787F3F">
          <w:rPr>
            <w:rStyle w:val="ad"/>
            <w:rFonts w:hint="eastAsia"/>
            <w:lang w:eastAsia="zh-CN"/>
          </w:rPr>
          <w:t>二分类问题的模型选择</w:t>
        </w:r>
      </w:hyperlink>
    </w:p>
    <w:p w14:paraId="3BB802A8" w14:textId="77777777" w:rsidR="006B3872" w:rsidRDefault="008979E4" w:rsidP="00107830">
      <w:pPr>
        <w:pStyle w:val="Compact"/>
        <w:numPr>
          <w:ilvl w:val="1"/>
          <w:numId w:val="19"/>
        </w:numPr>
      </w:pPr>
      <w:hyperlink w:anchor="_simplified_view">
        <w:r w:rsidR="00107830">
          <w:rPr>
            <w:rStyle w:val="ad"/>
          </w:rPr>
          <w:t xml:space="preserve">C.1. </w:t>
        </w:r>
        <w:r w:rsidR="003E6748">
          <w:rPr>
            <w:rStyle w:val="ad"/>
            <w:rFonts w:hint="eastAsia"/>
            <w:lang w:eastAsia="zh-CN"/>
          </w:rPr>
          <w:t>简化视图</w:t>
        </w:r>
      </w:hyperlink>
    </w:p>
    <w:p w14:paraId="1D4AB1F6" w14:textId="77777777" w:rsidR="006B3872" w:rsidRDefault="008979E4" w:rsidP="00107830">
      <w:pPr>
        <w:pStyle w:val="Compact"/>
        <w:numPr>
          <w:ilvl w:val="1"/>
          <w:numId w:val="19"/>
        </w:numPr>
      </w:pPr>
      <w:hyperlink w:anchor="_advanced_view">
        <w:r w:rsidR="00107830">
          <w:rPr>
            <w:rStyle w:val="ad"/>
          </w:rPr>
          <w:t xml:space="preserve">C.2. </w:t>
        </w:r>
        <w:r w:rsidR="003E6748">
          <w:rPr>
            <w:rStyle w:val="ad"/>
            <w:rFonts w:hint="eastAsia"/>
            <w:lang w:eastAsia="zh-CN"/>
          </w:rPr>
          <w:t>高级视图</w:t>
        </w:r>
      </w:hyperlink>
    </w:p>
    <w:p w14:paraId="5599F66B" w14:textId="77777777" w:rsidR="006B3872" w:rsidRDefault="008979E4" w:rsidP="00107830">
      <w:pPr>
        <w:pStyle w:val="Compact"/>
        <w:numPr>
          <w:ilvl w:val="2"/>
          <w:numId w:val="20"/>
        </w:numPr>
      </w:pPr>
      <w:hyperlink w:anchor="_top_section">
        <w:r w:rsidR="00107830">
          <w:rPr>
            <w:rStyle w:val="ad"/>
          </w:rPr>
          <w:t xml:space="preserve">C.2.1. </w:t>
        </w:r>
        <w:r w:rsidR="003E6748">
          <w:rPr>
            <w:rStyle w:val="ad"/>
            <w:rFonts w:hint="eastAsia"/>
            <w:lang w:eastAsia="zh-CN"/>
          </w:rPr>
          <w:t>顶部</w:t>
        </w:r>
      </w:hyperlink>
    </w:p>
    <w:p w14:paraId="0E8F4EBA" w14:textId="77777777" w:rsidR="006B3872" w:rsidRDefault="008979E4" w:rsidP="00107830">
      <w:pPr>
        <w:pStyle w:val="Compact"/>
        <w:numPr>
          <w:ilvl w:val="2"/>
          <w:numId w:val="20"/>
        </w:numPr>
      </w:pPr>
      <w:hyperlink w:anchor="_table_of_models">
        <w:r w:rsidR="00107830">
          <w:rPr>
            <w:rStyle w:val="ad"/>
          </w:rPr>
          <w:t xml:space="preserve">C.2.2. </w:t>
        </w:r>
        <w:r w:rsidR="003E6748">
          <w:rPr>
            <w:rStyle w:val="ad"/>
            <w:rFonts w:hint="eastAsia"/>
            <w:lang w:eastAsia="zh-CN"/>
          </w:rPr>
          <w:t>模型表</w:t>
        </w:r>
      </w:hyperlink>
    </w:p>
    <w:p w14:paraId="2ACBDF9B" w14:textId="77777777" w:rsidR="006B3872" w:rsidRDefault="008979E4" w:rsidP="00107830">
      <w:pPr>
        <w:pStyle w:val="Compact"/>
        <w:numPr>
          <w:ilvl w:val="2"/>
          <w:numId w:val="20"/>
        </w:numPr>
      </w:pPr>
      <w:hyperlink w:anchor="_additional_model_details">
        <w:r w:rsidR="00107830">
          <w:rPr>
            <w:rStyle w:val="ad"/>
          </w:rPr>
          <w:t xml:space="preserve">C.2.3. </w:t>
        </w:r>
        <w:r w:rsidR="003E6748">
          <w:rPr>
            <w:rStyle w:val="ad"/>
            <w:rFonts w:hint="eastAsia"/>
            <w:lang w:eastAsia="zh-CN"/>
          </w:rPr>
          <w:t>其他</w:t>
        </w:r>
        <w:r w:rsidR="002C0894">
          <w:rPr>
            <w:rStyle w:val="ad"/>
            <w:rFonts w:hint="eastAsia"/>
            <w:lang w:eastAsia="zh-CN"/>
          </w:rPr>
          <w:t>模型</w:t>
        </w:r>
        <w:r w:rsidR="003E6748">
          <w:rPr>
            <w:rStyle w:val="ad"/>
            <w:rFonts w:hint="eastAsia"/>
            <w:lang w:eastAsia="zh-CN"/>
          </w:rPr>
          <w:t>细节</w:t>
        </w:r>
      </w:hyperlink>
    </w:p>
    <w:p w14:paraId="6A4E1353" w14:textId="77777777" w:rsidR="006B3872" w:rsidRDefault="008979E4" w:rsidP="00107830">
      <w:pPr>
        <w:pStyle w:val="Compact"/>
        <w:numPr>
          <w:ilvl w:val="0"/>
          <w:numId w:val="2"/>
        </w:numPr>
        <w:rPr>
          <w:lang w:eastAsia="zh-CN"/>
        </w:rPr>
      </w:pPr>
      <w:hyperlink w:anchor="_model_selection_for_regression_problems">
        <w:r w:rsidR="003E6748">
          <w:rPr>
            <w:rStyle w:val="ad"/>
            <w:rFonts w:hint="eastAsia"/>
            <w:lang w:eastAsia="zh-CN"/>
          </w:rPr>
          <w:t>附录</w:t>
        </w:r>
        <w:r w:rsidR="00107830">
          <w:rPr>
            <w:rStyle w:val="ad"/>
            <w:lang w:eastAsia="zh-CN"/>
          </w:rPr>
          <w:t xml:space="preserve"> D: </w:t>
        </w:r>
        <w:r w:rsidR="003E6748">
          <w:rPr>
            <w:rStyle w:val="ad"/>
            <w:rFonts w:hint="eastAsia"/>
            <w:lang w:eastAsia="zh-CN"/>
          </w:rPr>
          <w:t>回归问题的模型选择</w:t>
        </w:r>
      </w:hyperlink>
    </w:p>
    <w:p w14:paraId="50484512" w14:textId="77777777" w:rsidR="006B3872" w:rsidRDefault="008979E4" w:rsidP="00107830">
      <w:pPr>
        <w:pStyle w:val="Compact"/>
        <w:numPr>
          <w:ilvl w:val="1"/>
          <w:numId w:val="21"/>
        </w:numPr>
      </w:pPr>
      <w:hyperlink w:anchor="_simplified_view_2">
        <w:r w:rsidR="00107830">
          <w:rPr>
            <w:rStyle w:val="ad"/>
          </w:rPr>
          <w:t xml:space="preserve">D.1. </w:t>
        </w:r>
        <w:r w:rsidR="003E6748">
          <w:rPr>
            <w:rStyle w:val="ad"/>
            <w:rFonts w:hint="eastAsia"/>
            <w:lang w:eastAsia="zh-CN"/>
          </w:rPr>
          <w:t>简化视图</w:t>
        </w:r>
      </w:hyperlink>
    </w:p>
    <w:p w14:paraId="7F8EAF48" w14:textId="77777777" w:rsidR="006B3872" w:rsidRDefault="008979E4" w:rsidP="00107830">
      <w:pPr>
        <w:pStyle w:val="Compact"/>
        <w:numPr>
          <w:ilvl w:val="1"/>
          <w:numId w:val="21"/>
        </w:numPr>
      </w:pPr>
      <w:hyperlink w:anchor="_advanced_view_2">
        <w:r w:rsidR="00107830">
          <w:rPr>
            <w:rStyle w:val="ad"/>
          </w:rPr>
          <w:t xml:space="preserve">D.2. </w:t>
        </w:r>
        <w:r w:rsidR="003E6748">
          <w:rPr>
            <w:rStyle w:val="ad"/>
            <w:rFonts w:hint="eastAsia"/>
            <w:lang w:eastAsia="zh-CN"/>
          </w:rPr>
          <w:t>高级视图</w:t>
        </w:r>
      </w:hyperlink>
    </w:p>
    <w:p w14:paraId="1FE76501" w14:textId="77777777" w:rsidR="006B3872" w:rsidRDefault="008979E4" w:rsidP="00107830">
      <w:pPr>
        <w:pStyle w:val="Compact"/>
        <w:numPr>
          <w:ilvl w:val="2"/>
          <w:numId w:val="22"/>
        </w:numPr>
      </w:pPr>
      <w:hyperlink w:anchor="_top_section_2">
        <w:r w:rsidR="00107830">
          <w:rPr>
            <w:rStyle w:val="ad"/>
          </w:rPr>
          <w:t xml:space="preserve">D.2.1. </w:t>
        </w:r>
        <w:r w:rsidR="003E6748">
          <w:rPr>
            <w:rStyle w:val="ad"/>
            <w:rFonts w:hint="eastAsia"/>
            <w:lang w:eastAsia="zh-CN"/>
          </w:rPr>
          <w:t>顶部</w:t>
        </w:r>
      </w:hyperlink>
    </w:p>
    <w:p w14:paraId="0B1A96FB" w14:textId="77777777" w:rsidR="006B3872" w:rsidRDefault="008979E4" w:rsidP="00107830">
      <w:pPr>
        <w:pStyle w:val="Compact"/>
        <w:numPr>
          <w:ilvl w:val="2"/>
          <w:numId w:val="22"/>
        </w:numPr>
      </w:pPr>
      <w:hyperlink w:anchor="_table_of_models_2">
        <w:r w:rsidR="00107830">
          <w:rPr>
            <w:rStyle w:val="ad"/>
          </w:rPr>
          <w:t xml:space="preserve">D.2.2. </w:t>
        </w:r>
        <w:r w:rsidR="003E6748">
          <w:rPr>
            <w:rStyle w:val="ad"/>
            <w:rFonts w:hint="eastAsia"/>
            <w:lang w:eastAsia="zh-CN"/>
          </w:rPr>
          <w:t>模型表</w:t>
        </w:r>
      </w:hyperlink>
    </w:p>
    <w:p w14:paraId="161ED6D4" w14:textId="77777777" w:rsidR="006B3872" w:rsidRDefault="008979E4" w:rsidP="00107830">
      <w:pPr>
        <w:pStyle w:val="Compact"/>
        <w:numPr>
          <w:ilvl w:val="2"/>
          <w:numId w:val="22"/>
        </w:numPr>
      </w:pPr>
      <w:hyperlink w:anchor="_additional_model_details_2">
        <w:r w:rsidR="00107830">
          <w:rPr>
            <w:rStyle w:val="ad"/>
          </w:rPr>
          <w:t xml:space="preserve">D.2.3. </w:t>
        </w:r>
        <w:r w:rsidR="003E6748">
          <w:rPr>
            <w:rStyle w:val="ad"/>
            <w:rFonts w:hint="eastAsia"/>
            <w:lang w:eastAsia="zh-CN"/>
          </w:rPr>
          <w:t>其他模型细节</w:t>
        </w:r>
      </w:hyperlink>
    </w:p>
    <w:bookmarkStart w:id="12" w:name="_overview"/>
    <w:bookmarkStart w:id="13" w:name="content"/>
    <w:bookmarkEnd w:id="1"/>
    <w:bookmarkEnd w:id="4"/>
    <w:p w14:paraId="38244CF8" w14:textId="77777777" w:rsidR="006B3872" w:rsidRDefault="00107830">
      <w:pPr>
        <w:pStyle w:val="2"/>
      </w:pPr>
      <w:r>
        <w:fldChar w:fldCharType="begin"/>
      </w:r>
      <w:r>
        <w:instrText xml:space="preserve"> HYPERLINK \l "_overview" \h </w:instrText>
      </w:r>
      <w:r>
        <w:fldChar w:fldCharType="end"/>
      </w:r>
      <w:hyperlink w:anchor="_overview">
        <w:r>
          <w:rPr>
            <w:rStyle w:val="ad"/>
          </w:rPr>
          <w:t xml:space="preserve">1. </w:t>
        </w:r>
        <w:r w:rsidR="003E6748">
          <w:rPr>
            <w:rStyle w:val="ad"/>
            <w:rFonts w:hint="eastAsia"/>
            <w:lang w:eastAsia="zh-CN"/>
          </w:rPr>
          <w:t>概览</w:t>
        </w:r>
      </w:hyperlink>
      <w:bookmarkEnd w:id="12"/>
    </w:p>
    <w:p w14:paraId="63A9AAA5" w14:textId="77777777" w:rsidR="006B3872" w:rsidRDefault="003E6748">
      <w:pPr>
        <w:pStyle w:val="FirstParagraph"/>
        <w:rPr>
          <w:lang w:eastAsia="zh-CN"/>
        </w:rPr>
      </w:pPr>
      <w:r w:rsidRPr="003E6748">
        <w:rPr>
          <w:rFonts w:hint="eastAsia"/>
          <w:lang w:eastAsia="zh-CN"/>
        </w:rPr>
        <w:t>R2-Learn</w:t>
      </w:r>
      <w:r w:rsidRPr="003E6748">
        <w:rPr>
          <w:rFonts w:hint="eastAsia"/>
          <w:lang w:eastAsia="zh-CN"/>
        </w:rPr>
        <w:t>可帮助公司快速将数据转换为机器学习模型，而无需</w:t>
      </w:r>
      <w:r w:rsidRPr="003E6748">
        <w:rPr>
          <w:rFonts w:hint="eastAsia"/>
          <w:lang w:eastAsia="zh-CN"/>
        </w:rPr>
        <w:t>AI</w:t>
      </w:r>
      <w:r w:rsidRPr="003E6748">
        <w:rPr>
          <w:rFonts w:hint="eastAsia"/>
          <w:lang w:eastAsia="zh-CN"/>
        </w:rPr>
        <w:t>（人工智能）专业知识。</w:t>
      </w:r>
      <w:r w:rsidRPr="003E6748">
        <w:rPr>
          <w:rFonts w:hint="eastAsia"/>
          <w:lang w:eastAsia="zh-CN"/>
        </w:rPr>
        <w:t xml:space="preserve"> R2-Learn</w:t>
      </w:r>
      <w:r w:rsidRPr="003E6748">
        <w:rPr>
          <w:rFonts w:hint="eastAsia"/>
          <w:lang w:eastAsia="zh-CN"/>
        </w:rPr>
        <w:t>采用最先进的技术，</w:t>
      </w:r>
      <w:r>
        <w:rPr>
          <w:rFonts w:hint="eastAsia"/>
          <w:lang w:eastAsia="zh-CN"/>
        </w:rPr>
        <w:t>用</w:t>
      </w:r>
      <w:r>
        <w:rPr>
          <w:rFonts w:hint="eastAsia"/>
          <w:lang w:eastAsia="zh-CN"/>
        </w:rPr>
        <w:t>A</w:t>
      </w:r>
      <w:r>
        <w:rPr>
          <w:lang w:eastAsia="zh-CN"/>
        </w:rPr>
        <w:t>I</w:t>
      </w:r>
      <w:r>
        <w:rPr>
          <w:rFonts w:hint="eastAsia"/>
          <w:lang w:eastAsia="zh-CN"/>
        </w:rPr>
        <w:t>全程助您使用您的数据创建模型，部署模型，实时迭代模型。</w:t>
      </w:r>
    </w:p>
    <w:p w14:paraId="7F047300" w14:textId="77777777" w:rsidR="006B3872" w:rsidRDefault="003E6748">
      <w:pPr>
        <w:pStyle w:val="a0"/>
        <w:rPr>
          <w:lang w:eastAsia="zh-CN"/>
        </w:rPr>
      </w:pPr>
      <w:r w:rsidRPr="003E6748">
        <w:rPr>
          <w:rFonts w:hint="eastAsia"/>
          <w:lang w:eastAsia="zh-CN"/>
        </w:rPr>
        <w:t>本节介绍机器学习的关键概念及其与</w:t>
      </w:r>
      <w:r w:rsidRPr="003E6748">
        <w:rPr>
          <w:rFonts w:hint="eastAsia"/>
          <w:lang w:eastAsia="zh-CN"/>
        </w:rPr>
        <w:t>R2-Learn</w:t>
      </w:r>
      <w:r w:rsidRPr="003E6748">
        <w:rPr>
          <w:rFonts w:hint="eastAsia"/>
          <w:lang w:eastAsia="zh-CN"/>
        </w:rPr>
        <w:t>的关系。</w:t>
      </w:r>
    </w:p>
    <w:bookmarkStart w:id="14" w:name="_machine_learning"/>
    <w:p w14:paraId="68BCB8E4" w14:textId="77777777" w:rsidR="006B3872" w:rsidRDefault="00107830">
      <w:pPr>
        <w:pStyle w:val="3"/>
        <w:rPr>
          <w:lang w:eastAsia="zh-CN"/>
        </w:rPr>
      </w:pPr>
      <w:r>
        <w:lastRenderedPageBreak/>
        <w:fldChar w:fldCharType="begin"/>
      </w:r>
      <w:r>
        <w:rPr>
          <w:lang w:eastAsia="zh-CN"/>
        </w:rPr>
        <w:instrText xml:space="preserve"> HYPERLINK \l "_machine_learning" \h </w:instrText>
      </w:r>
      <w:r>
        <w:fldChar w:fldCharType="end"/>
      </w:r>
      <w:hyperlink w:anchor="_machine_learning">
        <w:r>
          <w:rPr>
            <w:rStyle w:val="ad"/>
            <w:lang w:eastAsia="zh-CN"/>
          </w:rPr>
          <w:t xml:space="preserve">1.1. </w:t>
        </w:r>
        <w:r w:rsidR="00F408E5">
          <w:rPr>
            <w:rStyle w:val="ad"/>
            <w:rFonts w:hint="eastAsia"/>
            <w:lang w:eastAsia="zh-CN"/>
          </w:rPr>
          <w:t>机器学习</w:t>
        </w:r>
      </w:hyperlink>
      <w:bookmarkEnd w:id="14"/>
    </w:p>
    <w:p w14:paraId="2B0DE044" w14:textId="77777777" w:rsidR="006B3872" w:rsidRDefault="00F408E5">
      <w:pPr>
        <w:pStyle w:val="FirstParagraph"/>
        <w:rPr>
          <w:lang w:eastAsia="zh-CN"/>
        </w:rPr>
      </w:pPr>
      <w:r w:rsidRPr="00F408E5">
        <w:rPr>
          <w:rFonts w:hint="eastAsia"/>
          <w:lang w:eastAsia="zh-CN"/>
        </w:rPr>
        <w:t>机器学习是</w:t>
      </w:r>
      <w:r w:rsidRPr="00F408E5">
        <w:rPr>
          <w:rFonts w:hint="eastAsia"/>
          <w:lang w:eastAsia="zh-CN"/>
        </w:rPr>
        <w:t>AI</w:t>
      </w:r>
      <w:r w:rsidRPr="00F408E5">
        <w:rPr>
          <w:rFonts w:hint="eastAsia"/>
          <w:lang w:eastAsia="zh-CN"/>
        </w:rPr>
        <w:t>的一个分支</w:t>
      </w:r>
      <w:r>
        <w:rPr>
          <w:rFonts w:hint="eastAsia"/>
          <w:lang w:eastAsia="zh-CN"/>
        </w:rPr>
        <w:t>，</w:t>
      </w:r>
      <w:r w:rsidR="0039132E">
        <w:rPr>
          <w:rFonts w:hint="eastAsia"/>
          <w:lang w:eastAsia="zh-CN"/>
        </w:rPr>
        <w:t>其本质是</w:t>
      </w:r>
      <w:r>
        <w:rPr>
          <w:rFonts w:hint="eastAsia"/>
          <w:lang w:eastAsia="zh-CN"/>
        </w:rPr>
        <w:t>训练计算机从数据中学习。随着算力的提升，机器学习可发现</w:t>
      </w:r>
      <w:r w:rsidR="0039132E">
        <w:rPr>
          <w:rFonts w:hint="eastAsia"/>
          <w:lang w:eastAsia="zh-CN"/>
        </w:rPr>
        <w:t>海量</w:t>
      </w:r>
      <w:r>
        <w:rPr>
          <w:rFonts w:hint="eastAsia"/>
          <w:lang w:eastAsia="zh-CN"/>
        </w:rPr>
        <w:t>数据中</w:t>
      </w:r>
      <w:r w:rsidR="0039132E">
        <w:rPr>
          <w:rFonts w:hint="eastAsia"/>
          <w:lang w:eastAsia="zh-CN"/>
        </w:rPr>
        <w:t>深</w:t>
      </w:r>
      <w:r>
        <w:rPr>
          <w:rFonts w:hint="eastAsia"/>
          <w:lang w:eastAsia="zh-CN"/>
        </w:rPr>
        <w:t>藏的模式和关系。</w:t>
      </w:r>
      <w:r w:rsidRPr="00F408E5">
        <w:rPr>
          <w:rFonts w:hint="eastAsia"/>
          <w:lang w:eastAsia="zh-CN"/>
        </w:rPr>
        <w:t>目前正在开发机器学习模型，以对物体进行分类，检测异常，预测结果，并增加人的总体能力。</w:t>
      </w:r>
      <w:r w:rsidR="0039132E">
        <w:rPr>
          <w:rFonts w:hint="eastAsia"/>
          <w:lang w:eastAsia="zh-CN"/>
        </w:rPr>
        <w:t>现今</w:t>
      </w:r>
      <w:r w:rsidR="00476141">
        <w:rPr>
          <w:rFonts w:hint="eastAsia"/>
          <w:lang w:eastAsia="zh-CN"/>
        </w:rPr>
        <w:t>机器</w:t>
      </w:r>
      <w:r w:rsidR="0039132E">
        <w:rPr>
          <w:rFonts w:hint="eastAsia"/>
          <w:lang w:eastAsia="zh-CN"/>
        </w:rPr>
        <w:t>学习模型已广泛地应用到</w:t>
      </w:r>
      <w:r w:rsidR="00476141">
        <w:rPr>
          <w:rFonts w:hint="eastAsia"/>
          <w:lang w:eastAsia="zh-CN"/>
        </w:rPr>
        <w:t>物体分类，异常检测，预测结果，辅助增强人体能力等领域。</w:t>
      </w:r>
    </w:p>
    <w:p w14:paraId="4E615796" w14:textId="77777777" w:rsidR="006B3872" w:rsidRDefault="00476141">
      <w:pPr>
        <w:pStyle w:val="a0"/>
        <w:rPr>
          <w:lang w:eastAsia="zh-CN"/>
        </w:rPr>
      </w:pPr>
      <w:r>
        <w:rPr>
          <w:rFonts w:hint="eastAsia"/>
          <w:lang w:eastAsia="zh-CN"/>
        </w:rPr>
        <w:t>如何用机器学习辅助</w:t>
      </w:r>
      <w:r w:rsidR="00436B27">
        <w:rPr>
          <w:rFonts w:hint="eastAsia"/>
          <w:lang w:eastAsia="zh-CN"/>
        </w:rPr>
        <w:t>业务</w:t>
      </w:r>
      <w:r>
        <w:rPr>
          <w:rFonts w:hint="eastAsia"/>
          <w:lang w:eastAsia="zh-CN"/>
        </w:rPr>
        <w:t>决策？常见工作流程如下：</w:t>
      </w:r>
    </w:p>
    <w:p w14:paraId="0769E8E4" w14:textId="77777777" w:rsidR="006B3872" w:rsidRDefault="00476141" w:rsidP="00107830">
      <w:pPr>
        <w:numPr>
          <w:ilvl w:val="0"/>
          <w:numId w:val="23"/>
        </w:numPr>
        <w:rPr>
          <w:lang w:eastAsia="zh-CN"/>
        </w:rPr>
      </w:pPr>
      <w:r>
        <w:rPr>
          <w:rFonts w:hint="eastAsia"/>
          <w:b/>
          <w:lang w:eastAsia="zh-CN"/>
        </w:rPr>
        <w:t>定义问题</w:t>
      </w:r>
      <w:r w:rsidR="00107830">
        <w:rPr>
          <w:lang w:eastAsia="zh-CN"/>
        </w:rPr>
        <w:t>:</w:t>
      </w:r>
      <w:r>
        <w:rPr>
          <w:lang w:eastAsia="zh-CN"/>
        </w:rPr>
        <w:t xml:space="preserve"> </w:t>
      </w:r>
      <w:r>
        <w:rPr>
          <w:rFonts w:hint="eastAsia"/>
          <w:lang w:eastAsia="zh-CN"/>
        </w:rPr>
        <w:t>决定要用数据解决的问题。</w:t>
      </w:r>
    </w:p>
    <w:p w14:paraId="05182CAD" w14:textId="77777777" w:rsidR="006B3872" w:rsidRDefault="00476141" w:rsidP="00107830">
      <w:pPr>
        <w:numPr>
          <w:ilvl w:val="0"/>
          <w:numId w:val="23"/>
        </w:numPr>
        <w:rPr>
          <w:lang w:eastAsia="zh-CN"/>
        </w:rPr>
      </w:pPr>
      <w:r>
        <w:rPr>
          <w:rFonts w:hint="eastAsia"/>
          <w:b/>
          <w:lang w:eastAsia="zh-CN"/>
        </w:rPr>
        <w:t>准备数据</w:t>
      </w:r>
      <w:r w:rsidR="00107830">
        <w:rPr>
          <w:lang w:eastAsia="zh-CN"/>
        </w:rPr>
        <w:t xml:space="preserve">: </w:t>
      </w:r>
      <w:r>
        <w:rPr>
          <w:rFonts w:hint="eastAsia"/>
          <w:lang w:eastAsia="zh-CN"/>
        </w:rPr>
        <w:t>获取您要用于训练机器学习模型的数据集。</w:t>
      </w:r>
    </w:p>
    <w:p w14:paraId="0B76A505" w14:textId="77777777" w:rsidR="006B3872" w:rsidRDefault="00476141" w:rsidP="00107830">
      <w:pPr>
        <w:numPr>
          <w:ilvl w:val="0"/>
          <w:numId w:val="23"/>
        </w:numPr>
        <w:rPr>
          <w:lang w:eastAsia="zh-CN"/>
        </w:rPr>
      </w:pPr>
      <w:r>
        <w:rPr>
          <w:rFonts w:hint="eastAsia"/>
          <w:b/>
          <w:lang w:eastAsia="zh-CN"/>
        </w:rPr>
        <w:t>清洗数据</w:t>
      </w:r>
      <w:r w:rsidR="00107830">
        <w:rPr>
          <w:lang w:eastAsia="zh-CN"/>
        </w:rPr>
        <w:t>:</w:t>
      </w:r>
      <w:r w:rsidR="00F31C14">
        <w:rPr>
          <w:rFonts w:hint="eastAsia"/>
          <w:lang w:eastAsia="zh-CN"/>
        </w:rPr>
        <w:t>检查数据集中是否存在数据缺失和数据错误，用合适的方法修复数据集，提升数据质量。</w:t>
      </w:r>
      <w:r w:rsidR="00107830">
        <w:rPr>
          <w:lang w:eastAsia="zh-CN"/>
        </w:rPr>
        <w:t xml:space="preserve"> </w:t>
      </w:r>
    </w:p>
    <w:p w14:paraId="61A55ED2" w14:textId="77777777" w:rsidR="006B3872" w:rsidRDefault="00476141" w:rsidP="00107830">
      <w:pPr>
        <w:numPr>
          <w:ilvl w:val="0"/>
          <w:numId w:val="23"/>
        </w:numPr>
        <w:rPr>
          <w:lang w:eastAsia="zh-CN"/>
        </w:rPr>
      </w:pPr>
      <w:r>
        <w:rPr>
          <w:rFonts w:hint="eastAsia"/>
          <w:b/>
          <w:lang w:eastAsia="zh-CN"/>
        </w:rPr>
        <w:t>探索数据</w:t>
      </w:r>
      <w:r w:rsidR="00107830">
        <w:rPr>
          <w:lang w:eastAsia="zh-CN"/>
        </w:rPr>
        <w:t xml:space="preserve">: </w:t>
      </w:r>
      <w:r w:rsidR="00A67A47">
        <w:rPr>
          <w:rFonts w:hint="eastAsia"/>
          <w:lang w:eastAsia="zh-CN"/>
        </w:rPr>
        <w:t>对数据有基本的了解，用于指导后续的分析和建模。</w:t>
      </w:r>
    </w:p>
    <w:p w14:paraId="20338C5C" w14:textId="77777777" w:rsidR="006B3872" w:rsidRDefault="00476141" w:rsidP="00107830">
      <w:pPr>
        <w:numPr>
          <w:ilvl w:val="0"/>
          <w:numId w:val="23"/>
        </w:numPr>
        <w:rPr>
          <w:lang w:eastAsia="zh-CN"/>
        </w:rPr>
      </w:pPr>
      <w:r>
        <w:rPr>
          <w:rFonts w:hint="eastAsia"/>
          <w:b/>
          <w:lang w:eastAsia="zh-CN"/>
        </w:rPr>
        <w:t>预处理数据</w:t>
      </w:r>
      <w:r w:rsidR="00107830">
        <w:rPr>
          <w:lang w:eastAsia="zh-CN"/>
        </w:rPr>
        <w:t xml:space="preserve">: </w:t>
      </w:r>
      <w:r w:rsidR="00A67A47">
        <w:rPr>
          <w:rFonts w:hint="eastAsia"/>
          <w:lang w:eastAsia="zh-CN"/>
        </w:rPr>
        <w:t>修改数据集的格式，使其适合后续生成机器学习模型。</w:t>
      </w:r>
    </w:p>
    <w:p w14:paraId="749C78BD" w14:textId="77777777" w:rsidR="006B3872" w:rsidRDefault="00476141" w:rsidP="00107830">
      <w:pPr>
        <w:numPr>
          <w:ilvl w:val="0"/>
          <w:numId w:val="23"/>
        </w:numPr>
        <w:rPr>
          <w:lang w:eastAsia="zh-CN"/>
        </w:rPr>
      </w:pPr>
      <w:r>
        <w:rPr>
          <w:rFonts w:hint="eastAsia"/>
          <w:b/>
          <w:lang w:eastAsia="zh-CN"/>
        </w:rPr>
        <w:t>训练模型</w:t>
      </w:r>
      <w:r w:rsidR="00107830">
        <w:rPr>
          <w:lang w:eastAsia="zh-CN"/>
        </w:rPr>
        <w:t xml:space="preserve">: </w:t>
      </w:r>
      <w:r w:rsidR="00A67A47">
        <w:rPr>
          <w:rFonts w:hint="eastAsia"/>
          <w:lang w:eastAsia="zh-CN"/>
        </w:rPr>
        <w:t>将数据用机器学习工具进行学习，生成模型。</w:t>
      </w:r>
    </w:p>
    <w:p w14:paraId="31D0EA44" w14:textId="77777777" w:rsidR="006B3872" w:rsidRDefault="00476141" w:rsidP="00107830">
      <w:pPr>
        <w:numPr>
          <w:ilvl w:val="0"/>
          <w:numId w:val="23"/>
        </w:numPr>
        <w:rPr>
          <w:lang w:eastAsia="zh-CN"/>
        </w:rPr>
      </w:pPr>
      <w:r>
        <w:rPr>
          <w:rFonts w:hint="eastAsia"/>
          <w:b/>
          <w:lang w:eastAsia="zh-CN"/>
        </w:rPr>
        <w:t>验证和分析建模结果</w:t>
      </w:r>
      <w:r w:rsidR="00107830">
        <w:rPr>
          <w:lang w:eastAsia="zh-CN"/>
        </w:rPr>
        <w:t xml:space="preserve">: </w:t>
      </w:r>
      <w:r w:rsidR="001F36BD">
        <w:rPr>
          <w:rFonts w:hint="eastAsia"/>
          <w:lang w:eastAsia="zh-CN"/>
        </w:rPr>
        <w:t>检查生成的模型是否能达到预期的预测效果。</w:t>
      </w:r>
    </w:p>
    <w:p w14:paraId="36B7F311" w14:textId="77777777" w:rsidR="006B3872" w:rsidRDefault="00476141" w:rsidP="00107830">
      <w:pPr>
        <w:numPr>
          <w:ilvl w:val="0"/>
          <w:numId w:val="23"/>
        </w:numPr>
        <w:rPr>
          <w:lang w:eastAsia="zh-CN"/>
        </w:rPr>
      </w:pPr>
      <w:r>
        <w:rPr>
          <w:rFonts w:hint="eastAsia"/>
          <w:b/>
          <w:lang w:eastAsia="zh-CN"/>
        </w:rPr>
        <w:t>部署模型</w:t>
      </w:r>
      <w:r w:rsidR="00107830">
        <w:rPr>
          <w:lang w:eastAsia="zh-CN"/>
        </w:rPr>
        <w:t xml:space="preserve">: </w:t>
      </w:r>
      <w:r w:rsidR="001F36BD">
        <w:rPr>
          <w:rFonts w:hint="eastAsia"/>
          <w:lang w:eastAsia="zh-CN"/>
        </w:rPr>
        <w:t>模型达到可用标准后，将模型进行部署。模型部署通常会使用</w:t>
      </w:r>
      <w:r w:rsidR="001F36BD">
        <w:rPr>
          <w:rFonts w:hint="eastAsia"/>
          <w:lang w:eastAsia="zh-CN"/>
        </w:rPr>
        <w:t>R</w:t>
      </w:r>
      <w:r w:rsidR="001F36BD">
        <w:rPr>
          <w:lang w:eastAsia="zh-CN"/>
        </w:rPr>
        <w:t>EST API</w:t>
      </w:r>
      <w:r w:rsidR="001F36BD">
        <w:rPr>
          <w:rFonts w:hint="eastAsia"/>
          <w:lang w:eastAsia="zh-CN"/>
        </w:rPr>
        <w:t>端口进行部署。当您有新的数据希望预测时，您可调用此端口，它会为您返回预测结果。</w:t>
      </w:r>
    </w:p>
    <w:p w14:paraId="49F4AE23" w14:textId="77777777" w:rsidR="006B3872" w:rsidRDefault="00476141" w:rsidP="00107830">
      <w:pPr>
        <w:numPr>
          <w:ilvl w:val="0"/>
          <w:numId w:val="23"/>
        </w:numPr>
        <w:rPr>
          <w:lang w:eastAsia="zh-CN"/>
        </w:rPr>
      </w:pPr>
      <w:r>
        <w:rPr>
          <w:rFonts w:hint="eastAsia"/>
          <w:b/>
          <w:lang w:eastAsia="zh-CN"/>
        </w:rPr>
        <w:t>监控模型</w:t>
      </w:r>
      <w:r w:rsidR="00107830">
        <w:rPr>
          <w:lang w:eastAsia="zh-CN"/>
        </w:rPr>
        <w:t>:</w:t>
      </w:r>
      <w:r w:rsidR="00DB4AEE">
        <w:rPr>
          <w:rFonts w:hint="eastAsia"/>
          <w:lang w:eastAsia="zh-CN"/>
        </w:rPr>
        <w:t>随着时间的推移，机器学习模型的表现会</w:t>
      </w:r>
      <w:r w:rsidR="00D12C8F">
        <w:rPr>
          <w:rFonts w:hint="eastAsia"/>
          <w:lang w:eastAsia="zh-CN"/>
        </w:rPr>
        <w:t>受到影响，从而影响其预测准确性。因此，您需要监控其性能，来确保预测结果的表现。</w:t>
      </w:r>
    </w:p>
    <w:p w14:paraId="4AC9622F" w14:textId="77777777" w:rsidR="006B3872" w:rsidRDefault="006B3872">
      <w:pPr>
        <w:pStyle w:val="Compact"/>
        <w:rPr>
          <w:lang w:eastAsia="zh-CN"/>
        </w:rPr>
      </w:pPr>
    </w:p>
    <w:p w14:paraId="2AC88D60" w14:textId="77777777" w:rsidR="00BF597C" w:rsidRDefault="00BF597C">
      <w:pPr>
        <w:pStyle w:val="a0"/>
        <w:rPr>
          <w:lang w:eastAsia="zh-CN"/>
        </w:rPr>
      </w:pPr>
      <w:r>
        <w:rPr>
          <w:noProof/>
          <w:lang w:eastAsia="zh-CN"/>
        </w:rPr>
        <w:drawing>
          <wp:inline distT="0" distB="0" distL="0" distR="0" wp14:anchorId="52BBB3B6" wp14:editId="05EA37BE">
            <wp:extent cx="5681911" cy="2632364"/>
            <wp:effectExtent l="0" t="0" r="0" b="0"/>
            <wp:docPr id="35" name="图片 35" descr="图片包含 屏幕截图&#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2 V1.2流程图1.png"/>
                    <pic:cNvPicPr/>
                  </pic:nvPicPr>
                  <pic:blipFill>
                    <a:blip r:embed="rId8">
                      <a:extLst>
                        <a:ext uri="{28A0092B-C50C-407E-A947-70E740481C1C}">
                          <a14:useLocalDpi xmlns:a14="http://schemas.microsoft.com/office/drawing/2010/main" val="0"/>
                        </a:ext>
                      </a:extLst>
                    </a:blip>
                    <a:stretch>
                      <a:fillRect/>
                    </a:stretch>
                  </pic:blipFill>
                  <pic:spPr>
                    <a:xfrm>
                      <a:off x="0" y="0"/>
                      <a:ext cx="5731039" cy="2655124"/>
                    </a:xfrm>
                    <a:prstGeom prst="rect">
                      <a:avLst/>
                    </a:prstGeom>
                  </pic:spPr>
                </pic:pic>
              </a:graphicData>
            </a:graphic>
          </wp:inline>
        </w:drawing>
      </w:r>
    </w:p>
    <w:p w14:paraId="6AE46FB8" w14:textId="77777777" w:rsidR="006B3872" w:rsidRDefault="00D12C8F">
      <w:pPr>
        <w:pStyle w:val="a0"/>
        <w:rPr>
          <w:lang w:eastAsia="zh-CN"/>
        </w:rPr>
      </w:pPr>
      <w:r>
        <w:rPr>
          <w:rFonts w:hint="eastAsia"/>
          <w:lang w:eastAsia="zh-CN"/>
        </w:rPr>
        <w:lastRenderedPageBreak/>
        <w:t>一个经验丰富的数据科学家</w:t>
      </w:r>
      <w:r w:rsidR="00AF5111">
        <w:rPr>
          <w:rFonts w:hint="eastAsia"/>
          <w:lang w:eastAsia="zh-CN"/>
        </w:rPr>
        <w:t>会经历</w:t>
      </w:r>
      <w:r>
        <w:rPr>
          <w:rFonts w:hint="eastAsia"/>
          <w:lang w:eastAsia="zh-CN"/>
        </w:rPr>
        <w:t>以上所有流程</w:t>
      </w:r>
      <w:r w:rsidR="00E20143">
        <w:rPr>
          <w:rFonts w:hint="eastAsia"/>
          <w:lang w:eastAsia="zh-CN"/>
        </w:rPr>
        <w:t>。这些流程中每一步和</w:t>
      </w:r>
      <w:r w:rsidR="00AF5111">
        <w:rPr>
          <w:rFonts w:hint="eastAsia"/>
          <w:lang w:eastAsia="zh-CN"/>
        </w:rPr>
        <w:t>每一个关键点做出的决策对于机器学习模型的质量都至关重要，模型的质量进而决定了预测的表现。目前的数据科学家们要靠经验和直觉找到最佳的模型，这个过程可能会非常的繁琐和缓慢，耗费极大，且可能会产生缺陷。</w:t>
      </w:r>
    </w:p>
    <w:bookmarkStart w:id="15" w:name="_machine_learning_with_r2_learn"/>
    <w:p w14:paraId="589EC97F" w14:textId="77777777" w:rsidR="006B3872" w:rsidRDefault="00107830">
      <w:pPr>
        <w:pStyle w:val="3"/>
        <w:rPr>
          <w:lang w:eastAsia="zh-CN"/>
        </w:rPr>
      </w:pPr>
      <w:r>
        <w:fldChar w:fldCharType="begin"/>
      </w:r>
      <w:r>
        <w:rPr>
          <w:lang w:eastAsia="zh-CN"/>
        </w:rPr>
        <w:instrText xml:space="preserve"> HYPERLINK \l "_machine_learning_with_r2_learn" \h </w:instrText>
      </w:r>
      <w:r>
        <w:fldChar w:fldCharType="end"/>
      </w:r>
      <w:hyperlink w:anchor="_machine_learning_with_r2_learn">
        <w:r>
          <w:rPr>
            <w:rStyle w:val="ad"/>
            <w:lang w:eastAsia="zh-CN"/>
          </w:rPr>
          <w:t xml:space="preserve">1.2. </w:t>
        </w:r>
        <w:r w:rsidR="00E05C3A">
          <w:rPr>
            <w:rStyle w:val="ad"/>
            <w:rFonts w:hint="eastAsia"/>
            <w:lang w:eastAsia="zh-CN"/>
          </w:rPr>
          <w:t>使用</w:t>
        </w:r>
        <w:r w:rsidR="00E05C3A">
          <w:rPr>
            <w:rStyle w:val="ad"/>
            <w:rFonts w:hint="eastAsia"/>
            <w:lang w:eastAsia="zh-CN"/>
          </w:rPr>
          <w:t>R</w:t>
        </w:r>
        <w:r w:rsidR="00E05C3A">
          <w:rPr>
            <w:rStyle w:val="ad"/>
            <w:lang w:eastAsia="zh-CN"/>
          </w:rPr>
          <w:t>2-L</w:t>
        </w:r>
        <w:r w:rsidR="00E05C3A">
          <w:rPr>
            <w:rStyle w:val="ad"/>
            <w:rFonts w:hint="eastAsia"/>
            <w:lang w:eastAsia="zh-CN"/>
          </w:rPr>
          <w:t>e</w:t>
        </w:r>
        <w:r w:rsidR="00E05C3A">
          <w:rPr>
            <w:rStyle w:val="ad"/>
            <w:lang w:eastAsia="zh-CN"/>
          </w:rPr>
          <w:t>arn</w:t>
        </w:r>
        <w:r w:rsidR="00E05C3A">
          <w:rPr>
            <w:rStyle w:val="ad"/>
            <w:rFonts w:hint="eastAsia"/>
            <w:lang w:eastAsia="zh-CN"/>
          </w:rPr>
          <w:t>进行机器学习</w:t>
        </w:r>
      </w:hyperlink>
      <w:bookmarkEnd w:id="15"/>
    </w:p>
    <w:p w14:paraId="5EA4FD74" w14:textId="77777777" w:rsidR="006B3872" w:rsidRDefault="00107830">
      <w:pPr>
        <w:pStyle w:val="FirstParagraph"/>
        <w:rPr>
          <w:lang w:eastAsia="zh-CN"/>
        </w:rPr>
      </w:pPr>
      <w:r>
        <w:rPr>
          <w:lang w:eastAsia="zh-CN"/>
        </w:rPr>
        <w:t xml:space="preserve">R2-Learn </w:t>
      </w:r>
      <w:r w:rsidR="00E05C3A">
        <w:rPr>
          <w:rFonts w:hint="eastAsia"/>
          <w:lang w:eastAsia="zh-CN"/>
        </w:rPr>
        <w:t>是一个用</w:t>
      </w:r>
      <w:r w:rsidR="00E05C3A">
        <w:rPr>
          <w:rFonts w:hint="eastAsia"/>
          <w:lang w:eastAsia="zh-CN"/>
        </w:rPr>
        <w:t>A</w:t>
      </w:r>
      <w:r w:rsidR="00E05C3A">
        <w:rPr>
          <w:lang w:eastAsia="zh-CN"/>
        </w:rPr>
        <w:t>I</w:t>
      </w:r>
      <w:r w:rsidR="00E05C3A">
        <w:rPr>
          <w:rFonts w:hint="eastAsia"/>
          <w:lang w:eastAsia="zh-CN"/>
        </w:rPr>
        <w:t>进行大规模，自动化，标准化机器学习建模的平台，使机器学习的</w:t>
      </w:r>
      <w:r w:rsidR="00436B27">
        <w:rPr>
          <w:rFonts w:hint="eastAsia"/>
          <w:lang w:eastAsia="zh-CN"/>
        </w:rPr>
        <w:t>业务</w:t>
      </w:r>
      <w:r w:rsidR="00E05C3A">
        <w:rPr>
          <w:rFonts w:hint="eastAsia"/>
          <w:lang w:eastAsia="zh-CN"/>
        </w:rPr>
        <w:t>落地更方便，快捷，准确。</w:t>
      </w:r>
    </w:p>
    <w:p w14:paraId="7A9C2FB1" w14:textId="77777777" w:rsidR="006B3872" w:rsidRDefault="00107830">
      <w:pPr>
        <w:pStyle w:val="a0"/>
      </w:pPr>
      <w:r>
        <w:t xml:space="preserve">R2-Learn </w:t>
      </w:r>
      <w:r w:rsidR="00E05C3A">
        <w:rPr>
          <w:rFonts w:hint="eastAsia"/>
          <w:lang w:eastAsia="zh-CN"/>
        </w:rPr>
        <w:t>机器学习工作流程如下：</w:t>
      </w:r>
    </w:p>
    <w:p w14:paraId="54DE905C" w14:textId="77777777" w:rsidR="006B3872" w:rsidRDefault="00054762">
      <w:pPr>
        <w:pStyle w:val="Compact"/>
      </w:pPr>
      <w:r>
        <w:rPr>
          <w:noProof/>
        </w:rPr>
        <w:drawing>
          <wp:inline distT="0" distB="0" distL="0" distR="0" wp14:anchorId="056939B6" wp14:editId="30D7ABBF">
            <wp:extent cx="5755724" cy="3187784"/>
            <wp:effectExtent l="0" t="0" r="0" b="0"/>
            <wp:docPr id="36" name="图片 36" descr="图片包含 屏幕截图&#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2 V1.2流程图2.png"/>
                    <pic:cNvPicPr/>
                  </pic:nvPicPr>
                  <pic:blipFill>
                    <a:blip r:embed="rId9">
                      <a:extLst>
                        <a:ext uri="{28A0092B-C50C-407E-A947-70E740481C1C}">
                          <a14:useLocalDpi xmlns:a14="http://schemas.microsoft.com/office/drawing/2010/main" val="0"/>
                        </a:ext>
                      </a:extLst>
                    </a:blip>
                    <a:stretch>
                      <a:fillRect/>
                    </a:stretch>
                  </pic:blipFill>
                  <pic:spPr>
                    <a:xfrm>
                      <a:off x="0" y="0"/>
                      <a:ext cx="5839212" cy="3234023"/>
                    </a:xfrm>
                    <a:prstGeom prst="rect">
                      <a:avLst/>
                    </a:prstGeom>
                  </pic:spPr>
                </pic:pic>
              </a:graphicData>
            </a:graphic>
          </wp:inline>
        </w:drawing>
      </w:r>
    </w:p>
    <w:p w14:paraId="79550B62" w14:textId="77777777" w:rsidR="006B3872" w:rsidRDefault="00E05C3A" w:rsidP="00107830">
      <w:pPr>
        <w:numPr>
          <w:ilvl w:val="0"/>
          <w:numId w:val="24"/>
        </w:numPr>
        <w:rPr>
          <w:lang w:eastAsia="zh-CN"/>
        </w:rPr>
      </w:pPr>
      <w:r>
        <w:rPr>
          <w:rStyle w:val="ad"/>
          <w:rFonts w:hint="eastAsia"/>
          <w:b/>
          <w:lang w:eastAsia="zh-CN"/>
        </w:rPr>
        <w:t>创建一个项</w:t>
      </w:r>
      <w:r w:rsidR="00A338C5">
        <w:rPr>
          <w:rStyle w:val="ad"/>
          <w:rFonts w:hint="eastAsia"/>
          <w:b/>
          <w:lang w:eastAsia="zh-CN"/>
        </w:rPr>
        <w:t>目：</w:t>
      </w:r>
      <w:r w:rsidR="00A338C5">
        <w:rPr>
          <w:rFonts w:hint="eastAsia"/>
          <w:lang w:eastAsia="zh-CN"/>
        </w:rPr>
        <w:t>在</w:t>
      </w:r>
      <w:r w:rsidR="00A338C5">
        <w:rPr>
          <w:rFonts w:hint="eastAsia"/>
          <w:lang w:eastAsia="zh-CN"/>
        </w:rPr>
        <w:t>R</w:t>
      </w:r>
      <w:r w:rsidR="00A338C5">
        <w:rPr>
          <w:lang w:eastAsia="zh-CN"/>
        </w:rPr>
        <w:t>2-L</w:t>
      </w:r>
      <w:r w:rsidR="00A338C5">
        <w:rPr>
          <w:rFonts w:hint="eastAsia"/>
          <w:lang w:eastAsia="zh-CN"/>
        </w:rPr>
        <w:t>ear</w:t>
      </w:r>
      <w:r w:rsidR="00A338C5">
        <w:rPr>
          <w:lang w:eastAsia="zh-CN"/>
        </w:rPr>
        <w:t>n</w:t>
      </w:r>
      <w:r w:rsidR="00A338C5">
        <w:rPr>
          <w:rFonts w:hint="eastAsia"/>
          <w:lang w:eastAsia="zh-CN"/>
        </w:rPr>
        <w:t>中新建一个项目。</w:t>
      </w:r>
      <w:r w:rsidR="00107830">
        <w:rPr>
          <w:lang w:eastAsia="zh-CN"/>
        </w:rPr>
        <w:t xml:space="preserve"> </w:t>
      </w:r>
    </w:p>
    <w:p w14:paraId="4EA2B95E" w14:textId="77777777" w:rsidR="006B3872" w:rsidRDefault="00E05C3A" w:rsidP="00107830">
      <w:pPr>
        <w:numPr>
          <w:ilvl w:val="0"/>
          <w:numId w:val="24"/>
        </w:numPr>
        <w:rPr>
          <w:lang w:eastAsia="zh-CN"/>
        </w:rPr>
      </w:pPr>
      <w:r>
        <w:rPr>
          <w:rStyle w:val="ad"/>
          <w:rFonts w:hint="eastAsia"/>
          <w:b/>
          <w:lang w:eastAsia="zh-CN"/>
        </w:rPr>
        <w:t>描述您的业务问题</w:t>
      </w:r>
      <w:hyperlink w:anchor="business-problem"/>
      <w:r w:rsidR="00107830">
        <w:rPr>
          <w:lang w:eastAsia="zh-CN"/>
        </w:rPr>
        <w:t xml:space="preserve">: </w:t>
      </w:r>
      <w:r w:rsidR="00A338C5">
        <w:rPr>
          <w:rFonts w:hint="eastAsia"/>
          <w:lang w:eastAsia="zh-CN"/>
        </w:rPr>
        <w:t>描述您想解决的业务问题，帮助您理清项目目标和预期结果。</w:t>
      </w:r>
    </w:p>
    <w:p w14:paraId="53AE3446" w14:textId="77777777" w:rsidR="006B3872" w:rsidRDefault="00A338C5" w:rsidP="00107830">
      <w:pPr>
        <w:numPr>
          <w:ilvl w:val="0"/>
          <w:numId w:val="24"/>
        </w:numPr>
        <w:rPr>
          <w:lang w:eastAsia="zh-CN"/>
        </w:rPr>
      </w:pPr>
      <w:r>
        <w:rPr>
          <w:rStyle w:val="ad"/>
          <w:rFonts w:hint="eastAsia"/>
          <w:b/>
          <w:lang w:eastAsia="zh-CN"/>
        </w:rPr>
        <w:t>使用您的数据</w:t>
      </w:r>
      <w:hyperlink w:anchor="_working_with_your_data"/>
      <w:r w:rsidR="00107830">
        <w:rPr>
          <w:lang w:eastAsia="zh-CN"/>
        </w:rPr>
        <w:t xml:space="preserve">: </w:t>
      </w:r>
      <w:r w:rsidRPr="00A338C5">
        <w:rPr>
          <w:rFonts w:hint="eastAsia"/>
          <w:lang w:eastAsia="zh-CN"/>
        </w:rPr>
        <w:t>将您的训练数据集上传到</w:t>
      </w:r>
      <w:r w:rsidRPr="00A338C5">
        <w:rPr>
          <w:rFonts w:hint="eastAsia"/>
          <w:lang w:eastAsia="zh-CN"/>
        </w:rPr>
        <w:t>R2-Learn</w:t>
      </w:r>
      <w:r w:rsidRPr="00A338C5">
        <w:rPr>
          <w:rFonts w:hint="eastAsia"/>
          <w:lang w:eastAsia="zh-CN"/>
        </w:rPr>
        <w:t>。</w:t>
      </w:r>
      <w:r w:rsidRPr="00A338C5">
        <w:rPr>
          <w:rFonts w:hint="eastAsia"/>
          <w:lang w:eastAsia="zh-CN"/>
        </w:rPr>
        <w:t xml:space="preserve"> R2-Learn</w:t>
      </w:r>
      <w:r w:rsidRPr="00A338C5">
        <w:rPr>
          <w:rFonts w:hint="eastAsia"/>
          <w:lang w:eastAsia="zh-CN"/>
        </w:rPr>
        <w:t>使用机器学习来帮助您检查和</w:t>
      </w:r>
      <w:r>
        <w:rPr>
          <w:rFonts w:hint="eastAsia"/>
          <w:lang w:eastAsia="zh-CN"/>
        </w:rPr>
        <w:t>清洗</w:t>
      </w:r>
      <w:r w:rsidRPr="00A338C5">
        <w:rPr>
          <w:rFonts w:hint="eastAsia"/>
          <w:lang w:eastAsia="zh-CN"/>
        </w:rPr>
        <w:t>数据集。</w:t>
      </w:r>
    </w:p>
    <w:p w14:paraId="5D183533" w14:textId="77777777" w:rsidR="006B3872" w:rsidRDefault="00A338C5" w:rsidP="00107830">
      <w:pPr>
        <w:numPr>
          <w:ilvl w:val="0"/>
          <w:numId w:val="24"/>
        </w:numPr>
        <w:rPr>
          <w:lang w:eastAsia="zh-CN"/>
        </w:rPr>
      </w:pPr>
      <w:r>
        <w:rPr>
          <w:rStyle w:val="ad"/>
          <w:rFonts w:hint="eastAsia"/>
          <w:b/>
          <w:lang w:eastAsia="zh-CN"/>
        </w:rPr>
        <w:t>建模</w:t>
      </w:r>
      <w:r w:rsidR="00107830">
        <w:rPr>
          <w:lang w:eastAsia="zh-CN"/>
        </w:rPr>
        <w:t xml:space="preserve">: </w:t>
      </w:r>
      <w:r>
        <w:rPr>
          <w:rFonts w:hint="eastAsia"/>
          <w:lang w:eastAsia="zh-CN"/>
        </w:rPr>
        <w:t>数据集加载至</w:t>
      </w:r>
      <w:r>
        <w:rPr>
          <w:rFonts w:hint="eastAsia"/>
          <w:lang w:eastAsia="zh-CN"/>
        </w:rPr>
        <w:t>R</w:t>
      </w:r>
      <w:r>
        <w:rPr>
          <w:lang w:eastAsia="zh-CN"/>
        </w:rPr>
        <w:t>2-L</w:t>
      </w:r>
      <w:r>
        <w:rPr>
          <w:rFonts w:hint="eastAsia"/>
          <w:lang w:eastAsia="zh-CN"/>
        </w:rPr>
        <w:t>ear</w:t>
      </w:r>
      <w:r>
        <w:rPr>
          <w:lang w:eastAsia="zh-CN"/>
        </w:rPr>
        <w:t>n</w:t>
      </w:r>
      <w:r>
        <w:rPr>
          <w:rFonts w:hint="eastAsia"/>
          <w:lang w:eastAsia="zh-CN"/>
        </w:rPr>
        <w:t>平台后，您可选择以下方式进行建模：</w:t>
      </w:r>
    </w:p>
    <w:p w14:paraId="04BDC238" w14:textId="77777777" w:rsidR="006B3872" w:rsidRDefault="00A338C5" w:rsidP="00107830">
      <w:pPr>
        <w:numPr>
          <w:ilvl w:val="1"/>
          <w:numId w:val="25"/>
        </w:numPr>
        <w:rPr>
          <w:lang w:eastAsia="zh-CN"/>
        </w:rPr>
      </w:pPr>
      <w:r>
        <w:rPr>
          <w:rStyle w:val="ad"/>
          <w:rFonts w:hint="eastAsia"/>
          <w:b/>
          <w:lang w:eastAsia="zh-CN"/>
        </w:rPr>
        <w:t>自动建模</w:t>
      </w:r>
      <w:r w:rsidR="00107830">
        <w:rPr>
          <w:lang w:eastAsia="zh-CN"/>
        </w:rPr>
        <w:t xml:space="preserve">: </w:t>
      </w:r>
      <w:r w:rsidRPr="00A338C5">
        <w:rPr>
          <w:rFonts w:hint="eastAsia"/>
          <w:lang w:eastAsia="zh-CN"/>
        </w:rPr>
        <w:t>R2-Learn</w:t>
      </w:r>
      <w:r>
        <w:rPr>
          <w:rFonts w:hint="eastAsia"/>
          <w:lang w:eastAsia="zh-CN"/>
        </w:rPr>
        <w:t>使用训练集</w:t>
      </w:r>
      <w:r w:rsidRPr="00A338C5">
        <w:rPr>
          <w:rFonts w:hint="eastAsia"/>
          <w:lang w:eastAsia="zh-CN"/>
        </w:rPr>
        <w:t>自动创建机器学习模型。</w:t>
      </w:r>
    </w:p>
    <w:p w14:paraId="7ED085E7" w14:textId="77777777" w:rsidR="006B3872" w:rsidRDefault="00A338C5" w:rsidP="00107830">
      <w:pPr>
        <w:numPr>
          <w:ilvl w:val="1"/>
          <w:numId w:val="25"/>
        </w:numPr>
        <w:rPr>
          <w:lang w:eastAsia="zh-CN"/>
        </w:rPr>
      </w:pPr>
      <w:r>
        <w:rPr>
          <w:rStyle w:val="ad"/>
          <w:rFonts w:hint="eastAsia"/>
          <w:b/>
          <w:lang w:eastAsia="zh-CN"/>
        </w:rPr>
        <w:t>高级建模：</w:t>
      </w:r>
      <w:hyperlink w:anchor="_advanced_modeling"/>
      <w:r w:rsidR="00107830">
        <w:rPr>
          <w:lang w:eastAsia="zh-CN"/>
        </w:rPr>
        <w:t xml:space="preserve"> </w:t>
      </w:r>
      <w:r w:rsidR="00C727F8">
        <w:rPr>
          <w:rFonts w:hint="eastAsia"/>
          <w:lang w:eastAsia="zh-CN"/>
        </w:rPr>
        <w:t>您可自行选择变量，创建新变量，选择算法等创建新模型。</w:t>
      </w:r>
    </w:p>
    <w:p w14:paraId="20ADEB87" w14:textId="77777777" w:rsidR="006B3872" w:rsidRDefault="00C727F8" w:rsidP="00107830">
      <w:pPr>
        <w:numPr>
          <w:ilvl w:val="0"/>
          <w:numId w:val="24"/>
        </w:numPr>
        <w:rPr>
          <w:lang w:eastAsia="zh-CN"/>
        </w:rPr>
      </w:pPr>
      <w:r>
        <w:rPr>
          <w:rStyle w:val="ad"/>
          <w:rFonts w:hint="eastAsia"/>
          <w:b/>
          <w:lang w:eastAsia="zh-CN"/>
        </w:rPr>
        <w:t>部署</w:t>
      </w:r>
      <w:r w:rsidR="00107830">
        <w:rPr>
          <w:lang w:eastAsia="zh-CN"/>
        </w:rPr>
        <w:t xml:space="preserve">: </w:t>
      </w:r>
      <w:r>
        <w:rPr>
          <w:rFonts w:hint="eastAsia"/>
          <w:lang w:eastAsia="zh-CN"/>
        </w:rPr>
        <w:t>机器学习模型创建后，</w:t>
      </w:r>
      <w:r>
        <w:rPr>
          <w:rFonts w:hint="eastAsia"/>
          <w:lang w:eastAsia="zh-CN"/>
        </w:rPr>
        <w:t>R</w:t>
      </w:r>
      <w:r>
        <w:rPr>
          <w:lang w:eastAsia="zh-CN"/>
        </w:rPr>
        <w:t>2-L</w:t>
      </w:r>
      <w:r>
        <w:rPr>
          <w:rFonts w:hint="eastAsia"/>
          <w:lang w:eastAsia="zh-CN"/>
        </w:rPr>
        <w:t>ear</w:t>
      </w:r>
      <w:r>
        <w:rPr>
          <w:lang w:eastAsia="zh-CN"/>
        </w:rPr>
        <w:t>n</w:t>
      </w:r>
      <w:r>
        <w:rPr>
          <w:rFonts w:hint="eastAsia"/>
          <w:lang w:eastAsia="zh-CN"/>
        </w:rPr>
        <w:t>将自动在您的服务器上部署模型，并允许您</w:t>
      </w:r>
      <w:r w:rsidR="00107830">
        <w:rPr>
          <w:lang w:eastAsia="zh-CN"/>
        </w:rPr>
        <w:t>:</w:t>
      </w:r>
    </w:p>
    <w:p w14:paraId="4B315037" w14:textId="77777777" w:rsidR="006B3872" w:rsidRDefault="00C727F8" w:rsidP="00107830">
      <w:pPr>
        <w:numPr>
          <w:ilvl w:val="1"/>
          <w:numId w:val="26"/>
        </w:numPr>
        <w:rPr>
          <w:lang w:eastAsia="zh-CN"/>
        </w:rPr>
      </w:pPr>
      <w:r>
        <w:rPr>
          <w:rStyle w:val="ad"/>
          <w:rFonts w:hint="eastAsia"/>
          <w:b/>
          <w:lang w:eastAsia="zh-CN"/>
        </w:rPr>
        <w:lastRenderedPageBreak/>
        <w:t>使用数据源预测</w:t>
      </w:r>
      <w:r w:rsidR="00107830">
        <w:rPr>
          <w:lang w:eastAsia="zh-CN"/>
        </w:rPr>
        <w:t xml:space="preserve">: </w:t>
      </w:r>
      <w:r w:rsidRPr="00C727F8">
        <w:rPr>
          <w:rFonts w:hint="eastAsia"/>
          <w:lang w:eastAsia="zh-CN"/>
        </w:rPr>
        <w:t>将</w:t>
      </w:r>
      <w:r w:rsidRPr="00C727F8">
        <w:rPr>
          <w:rFonts w:hint="eastAsia"/>
          <w:lang w:eastAsia="zh-CN"/>
        </w:rPr>
        <w:t>R2-Learn</w:t>
      </w:r>
      <w:r w:rsidRPr="00C727F8">
        <w:rPr>
          <w:rFonts w:hint="eastAsia"/>
          <w:lang w:eastAsia="zh-CN"/>
        </w:rPr>
        <w:t>连接到您的数据库或上传</w:t>
      </w:r>
      <w:r w:rsidRPr="00C727F8">
        <w:rPr>
          <w:rFonts w:hint="eastAsia"/>
          <w:lang w:eastAsia="zh-CN"/>
        </w:rPr>
        <w:t>CSV</w:t>
      </w:r>
      <w:r w:rsidRPr="00C727F8">
        <w:rPr>
          <w:rFonts w:hint="eastAsia"/>
          <w:lang w:eastAsia="zh-CN"/>
        </w:rPr>
        <w:t>文件</w:t>
      </w:r>
      <w:r w:rsidR="00D85D56">
        <w:rPr>
          <w:rFonts w:hint="eastAsia"/>
          <w:lang w:eastAsia="zh-CN"/>
        </w:rPr>
        <w:t>进行预测。</w:t>
      </w:r>
    </w:p>
    <w:p w14:paraId="3DDF3455" w14:textId="77777777" w:rsidR="006B3872" w:rsidRDefault="00D85D56" w:rsidP="00107830">
      <w:pPr>
        <w:numPr>
          <w:ilvl w:val="1"/>
          <w:numId w:val="26"/>
        </w:numPr>
      </w:pPr>
      <w:r>
        <w:rPr>
          <w:rStyle w:val="ad"/>
          <w:rFonts w:hint="eastAsia"/>
          <w:b/>
          <w:lang w:eastAsia="zh-CN"/>
        </w:rPr>
        <w:t>使用</w:t>
      </w:r>
      <w:r>
        <w:rPr>
          <w:rStyle w:val="ad"/>
          <w:rFonts w:hint="eastAsia"/>
          <w:b/>
          <w:lang w:eastAsia="zh-CN"/>
        </w:rPr>
        <w:t>A</w:t>
      </w:r>
      <w:r>
        <w:rPr>
          <w:rStyle w:val="ad"/>
          <w:b/>
          <w:lang w:eastAsia="zh-CN"/>
        </w:rPr>
        <w:t>PI</w:t>
      </w:r>
      <w:r>
        <w:rPr>
          <w:rStyle w:val="ad"/>
          <w:rFonts w:hint="eastAsia"/>
          <w:b/>
          <w:lang w:eastAsia="zh-CN"/>
        </w:rPr>
        <w:t>预测</w:t>
      </w:r>
      <w:r w:rsidR="00107830">
        <w:t xml:space="preserve">: </w:t>
      </w:r>
      <w:r>
        <w:rPr>
          <w:rFonts w:hint="eastAsia"/>
          <w:lang w:eastAsia="zh-CN"/>
        </w:rPr>
        <w:t>使用</w:t>
      </w:r>
      <w:r w:rsidR="00107830">
        <w:t>REST API</w:t>
      </w:r>
      <w:r>
        <w:rPr>
          <w:rFonts w:hint="eastAsia"/>
          <w:lang w:eastAsia="zh-CN"/>
        </w:rPr>
        <w:t>进行预测。</w:t>
      </w:r>
      <w:r w:rsidR="00107830">
        <w:t xml:space="preserve"> </w:t>
      </w:r>
    </w:p>
    <w:p w14:paraId="36E77F5D" w14:textId="77777777" w:rsidR="006B3872" w:rsidRDefault="00D85D56">
      <w:pPr>
        <w:pStyle w:val="FirstParagraph"/>
        <w:rPr>
          <w:lang w:eastAsia="zh-CN"/>
        </w:rPr>
      </w:pPr>
      <w:r>
        <w:rPr>
          <w:rFonts w:hint="eastAsia"/>
          <w:lang w:eastAsia="zh-CN"/>
        </w:rPr>
        <w:t>模型部署后，您可监控模型的预测性能，并在模型低于指定阈值时更新模型。</w:t>
      </w:r>
    </w:p>
    <w:bookmarkStart w:id="16" w:name="_getting_started_with_r2_learn"/>
    <w:p w14:paraId="6A0DEE7F" w14:textId="77777777" w:rsidR="006B3872" w:rsidRDefault="00107830">
      <w:pPr>
        <w:pStyle w:val="2"/>
        <w:rPr>
          <w:lang w:eastAsia="zh-CN"/>
        </w:rPr>
      </w:pPr>
      <w:r>
        <w:fldChar w:fldCharType="begin"/>
      </w:r>
      <w:r>
        <w:rPr>
          <w:lang w:eastAsia="zh-CN"/>
        </w:rPr>
        <w:instrText xml:space="preserve"> HYPERLINK \l "_getting_started_with_r2_learn" \h </w:instrText>
      </w:r>
      <w:r>
        <w:fldChar w:fldCharType="end"/>
      </w:r>
      <w:hyperlink w:anchor="_getting_started_with_r2_learn">
        <w:r>
          <w:rPr>
            <w:rStyle w:val="ad"/>
            <w:lang w:eastAsia="zh-CN"/>
          </w:rPr>
          <w:t>2. R2-Learn</w:t>
        </w:r>
      </w:hyperlink>
      <w:bookmarkEnd w:id="16"/>
      <w:r w:rsidR="00F87DD9">
        <w:rPr>
          <w:rStyle w:val="ad"/>
          <w:rFonts w:hint="eastAsia"/>
          <w:lang w:eastAsia="zh-CN"/>
        </w:rPr>
        <w:t>产品入门</w:t>
      </w:r>
    </w:p>
    <w:p w14:paraId="33836491" w14:textId="77777777" w:rsidR="006B3872" w:rsidRDefault="00F87DD9" w:rsidP="00A547A8">
      <w:pPr>
        <w:pStyle w:val="FirstParagraph"/>
        <w:rPr>
          <w:lang w:eastAsia="zh-CN"/>
        </w:rPr>
      </w:pPr>
      <w:r>
        <w:rPr>
          <w:rFonts w:hint="eastAsia"/>
          <w:lang w:eastAsia="zh-CN"/>
        </w:rPr>
        <w:t>本章</w:t>
      </w:r>
      <w:r w:rsidR="00A547A8">
        <w:rPr>
          <w:rFonts w:hint="eastAsia"/>
          <w:lang w:eastAsia="zh-CN"/>
        </w:rPr>
        <w:t>将带您创建您的第一个</w:t>
      </w:r>
      <w:r w:rsidR="00A547A8">
        <w:rPr>
          <w:rFonts w:hint="eastAsia"/>
          <w:lang w:eastAsia="zh-CN"/>
        </w:rPr>
        <w:t>R</w:t>
      </w:r>
      <w:r w:rsidR="00A547A8">
        <w:rPr>
          <w:lang w:eastAsia="zh-CN"/>
        </w:rPr>
        <w:t>2-L</w:t>
      </w:r>
      <w:r w:rsidR="00A547A8">
        <w:rPr>
          <w:rFonts w:hint="eastAsia"/>
          <w:lang w:eastAsia="zh-CN"/>
        </w:rPr>
        <w:t>ea</w:t>
      </w:r>
      <w:r w:rsidR="00A547A8">
        <w:rPr>
          <w:lang w:eastAsia="zh-CN"/>
        </w:rPr>
        <w:t>rn</w:t>
      </w:r>
      <w:r w:rsidR="00A547A8">
        <w:rPr>
          <w:rFonts w:hint="eastAsia"/>
          <w:lang w:eastAsia="zh-CN"/>
        </w:rPr>
        <w:t>项目。要开始您的第一个项目，请点击</w:t>
      </w:r>
      <w:r w:rsidR="00A547A8" w:rsidRPr="00A547A8">
        <w:rPr>
          <w:rStyle w:val="ad"/>
          <w:rFonts w:hint="eastAsia"/>
          <w:lang w:eastAsia="zh-CN"/>
        </w:rPr>
        <w:t>新建项目</w:t>
      </w:r>
      <w:r w:rsidR="00A547A8">
        <w:rPr>
          <w:rFonts w:hint="eastAsia"/>
          <w:lang w:eastAsia="zh-CN"/>
        </w:rPr>
        <w:t>。</w:t>
      </w:r>
    </w:p>
    <w:bookmarkStart w:id="17" w:name="_software_requirements"/>
    <w:p w14:paraId="52B5CDC4" w14:textId="77777777" w:rsidR="006B3872" w:rsidRDefault="00107830">
      <w:pPr>
        <w:pStyle w:val="3"/>
      </w:pPr>
      <w:r>
        <w:fldChar w:fldCharType="begin"/>
      </w:r>
      <w:r>
        <w:instrText xml:space="preserve"> HYPERLINK \l "_software_requirements" \h </w:instrText>
      </w:r>
      <w:r>
        <w:fldChar w:fldCharType="end"/>
      </w:r>
      <w:hyperlink w:anchor="_software_requirements">
        <w:r>
          <w:rPr>
            <w:rStyle w:val="ad"/>
          </w:rPr>
          <w:t xml:space="preserve">2.1. </w:t>
        </w:r>
        <w:r w:rsidR="00A547A8">
          <w:rPr>
            <w:rStyle w:val="ad"/>
            <w:rFonts w:hint="eastAsia"/>
            <w:lang w:eastAsia="zh-CN"/>
          </w:rPr>
          <w:t>软件要求</w:t>
        </w:r>
      </w:hyperlink>
      <w:bookmarkEnd w:id="17"/>
    </w:p>
    <w:p w14:paraId="23A3AFCC" w14:textId="77777777" w:rsidR="006B3872" w:rsidRDefault="00A547A8" w:rsidP="00107830">
      <w:pPr>
        <w:numPr>
          <w:ilvl w:val="0"/>
          <w:numId w:val="27"/>
        </w:numPr>
      </w:pPr>
      <w:r>
        <w:rPr>
          <w:rFonts w:hint="eastAsia"/>
          <w:lang w:eastAsia="zh-CN"/>
        </w:rPr>
        <w:t>谷歌</w:t>
      </w:r>
      <w:r>
        <w:rPr>
          <w:rFonts w:hint="eastAsia"/>
          <w:lang w:eastAsia="zh-CN"/>
        </w:rPr>
        <w:t>Ch</w:t>
      </w:r>
      <w:r>
        <w:rPr>
          <w:lang w:eastAsia="zh-CN"/>
        </w:rPr>
        <w:t>orme</w:t>
      </w:r>
      <w:r>
        <w:rPr>
          <w:rFonts w:hint="eastAsia"/>
          <w:lang w:eastAsia="zh-CN"/>
        </w:rPr>
        <w:t>浏览器</w:t>
      </w:r>
      <w:r>
        <w:rPr>
          <w:lang w:eastAsia="zh-CN"/>
        </w:rPr>
        <w:t xml:space="preserve">65 </w:t>
      </w:r>
      <w:r>
        <w:rPr>
          <w:rFonts w:hint="eastAsia"/>
          <w:lang w:eastAsia="zh-CN"/>
        </w:rPr>
        <w:t>或者更新版</w:t>
      </w:r>
      <w:r w:rsidR="00107830">
        <w:t>.</w:t>
      </w:r>
    </w:p>
    <w:bookmarkStart w:id="18" w:name="_importing_data_into_r2_learn"/>
    <w:p w14:paraId="599BE58C" w14:textId="77777777" w:rsidR="006B3872" w:rsidRDefault="00107830">
      <w:pPr>
        <w:pStyle w:val="3"/>
      </w:pPr>
      <w:r>
        <w:fldChar w:fldCharType="begin"/>
      </w:r>
      <w:r>
        <w:instrText xml:space="preserve"> HYPERLINK \l "_importing_data_into_r2_learn" \h </w:instrText>
      </w:r>
      <w:r>
        <w:fldChar w:fldCharType="end"/>
      </w:r>
      <w:hyperlink w:anchor="_importing_data_into_r2_learn">
        <w:r>
          <w:rPr>
            <w:rStyle w:val="ad"/>
          </w:rPr>
          <w:t xml:space="preserve">2.2. </w:t>
        </w:r>
        <w:r w:rsidR="00A13F5D">
          <w:rPr>
            <w:rStyle w:val="ad"/>
            <w:rFonts w:hint="eastAsia"/>
            <w:lang w:eastAsia="zh-CN"/>
          </w:rPr>
          <w:t>导入数据</w:t>
        </w:r>
      </w:hyperlink>
      <w:bookmarkEnd w:id="18"/>
    </w:p>
    <w:p w14:paraId="4CC20DCA" w14:textId="77777777" w:rsidR="006B3872" w:rsidRDefault="005F5EE8">
      <w:pPr>
        <w:pStyle w:val="FirstParagraph"/>
      </w:pPr>
      <w:r>
        <w:rPr>
          <w:rFonts w:hint="eastAsia"/>
          <w:lang w:eastAsia="zh-CN"/>
        </w:rPr>
        <w:t>您可以将数据导入</w:t>
      </w:r>
      <w:r>
        <w:rPr>
          <w:rFonts w:hint="eastAsia"/>
          <w:lang w:eastAsia="zh-CN"/>
        </w:rPr>
        <w:t>R</w:t>
      </w:r>
      <w:r>
        <w:rPr>
          <w:lang w:eastAsia="zh-CN"/>
        </w:rPr>
        <w:t>2-L</w:t>
      </w:r>
      <w:r>
        <w:rPr>
          <w:rFonts w:hint="eastAsia"/>
          <w:lang w:eastAsia="zh-CN"/>
        </w:rPr>
        <w:t>ea</w:t>
      </w:r>
      <w:r>
        <w:rPr>
          <w:lang w:eastAsia="zh-CN"/>
        </w:rPr>
        <w:t>rn</w:t>
      </w:r>
      <w:r>
        <w:rPr>
          <w:rFonts w:hint="eastAsia"/>
          <w:lang w:eastAsia="zh-CN"/>
        </w:rPr>
        <w:t>中，可用于</w:t>
      </w:r>
      <w:r w:rsidR="00107830">
        <w:t>:</w:t>
      </w:r>
    </w:p>
    <w:p w14:paraId="4B97E7BB" w14:textId="77777777" w:rsidR="006B3872" w:rsidRDefault="005F5EE8" w:rsidP="00107830">
      <w:pPr>
        <w:numPr>
          <w:ilvl w:val="0"/>
          <w:numId w:val="28"/>
        </w:numPr>
      </w:pPr>
      <w:r>
        <w:rPr>
          <w:rStyle w:val="ad"/>
          <w:rFonts w:hint="eastAsia"/>
          <w:lang w:eastAsia="zh-CN"/>
        </w:rPr>
        <w:t>构建机器学习模型</w:t>
      </w:r>
      <w:r w:rsidR="00107830">
        <w:t>,</w:t>
      </w:r>
      <w:r>
        <w:rPr>
          <w:rFonts w:hint="eastAsia"/>
          <w:lang w:eastAsia="zh-CN"/>
        </w:rPr>
        <w:t>以及</w:t>
      </w:r>
    </w:p>
    <w:p w14:paraId="1DA1D99C" w14:textId="77777777" w:rsidR="006B3872" w:rsidRDefault="00ED7166" w:rsidP="00107830">
      <w:pPr>
        <w:numPr>
          <w:ilvl w:val="0"/>
          <w:numId w:val="28"/>
        </w:numPr>
        <w:rPr>
          <w:lang w:eastAsia="zh-CN"/>
        </w:rPr>
      </w:pPr>
      <w:r w:rsidRPr="00ED7166">
        <w:rPr>
          <w:rStyle w:val="ad"/>
          <w:rFonts w:hint="eastAsia"/>
          <w:color w:val="auto"/>
          <w:lang w:eastAsia="zh-CN"/>
        </w:rPr>
        <w:t>对导入的数据进行</w:t>
      </w:r>
      <w:r>
        <w:rPr>
          <w:rStyle w:val="ad"/>
          <w:rFonts w:hint="eastAsia"/>
          <w:lang w:eastAsia="zh-CN"/>
        </w:rPr>
        <w:t>预测</w:t>
      </w:r>
      <w:r w:rsidRPr="00ED7166">
        <w:rPr>
          <w:rStyle w:val="ad"/>
          <w:rFonts w:hint="eastAsia"/>
          <w:color w:val="auto"/>
          <w:lang w:eastAsia="zh-CN"/>
        </w:rPr>
        <w:t>。</w:t>
      </w:r>
    </w:p>
    <w:p w14:paraId="652605FE" w14:textId="77777777" w:rsidR="006B3872" w:rsidRDefault="00ED7166">
      <w:pPr>
        <w:pStyle w:val="FirstParagraph"/>
      </w:pPr>
      <w:r w:rsidRPr="00ED7166">
        <w:rPr>
          <w:rFonts w:hint="eastAsia"/>
        </w:rPr>
        <w:t>R2-Learn</w:t>
      </w:r>
      <w:r w:rsidRPr="00ED7166">
        <w:rPr>
          <w:rFonts w:hint="eastAsia"/>
        </w:rPr>
        <w:t>支持以下导入数据的方法：</w:t>
      </w:r>
    </w:p>
    <w:p w14:paraId="7EC0D6AF" w14:textId="77777777" w:rsidR="006B3872" w:rsidRDefault="00ED7166" w:rsidP="00107830">
      <w:pPr>
        <w:numPr>
          <w:ilvl w:val="0"/>
          <w:numId w:val="29"/>
        </w:numPr>
      </w:pPr>
      <w:r w:rsidRPr="00ED7166">
        <w:rPr>
          <w:rStyle w:val="ad"/>
          <w:rFonts w:hint="eastAsia"/>
        </w:rPr>
        <w:t>从数据库导入数据</w:t>
      </w:r>
    </w:p>
    <w:p w14:paraId="46F8E99D" w14:textId="77777777" w:rsidR="006B3872" w:rsidRDefault="00ED7166" w:rsidP="00107830">
      <w:pPr>
        <w:numPr>
          <w:ilvl w:val="0"/>
          <w:numId w:val="29"/>
        </w:numPr>
      </w:pPr>
      <w:r w:rsidRPr="00ED7166">
        <w:rPr>
          <w:rStyle w:val="ad"/>
          <w:rFonts w:hint="eastAsia"/>
        </w:rPr>
        <w:t>导入本地文件</w:t>
      </w:r>
    </w:p>
    <w:bookmarkStart w:id="19" w:name="_importing_data_from_a_database"/>
    <w:p w14:paraId="5627178E" w14:textId="77777777" w:rsidR="006B3872" w:rsidRDefault="00107830">
      <w:pPr>
        <w:pStyle w:val="4"/>
      </w:pPr>
      <w:r>
        <w:fldChar w:fldCharType="begin"/>
      </w:r>
      <w:r>
        <w:instrText xml:space="preserve"> HYPERLINK \l "_importing_data_from_a_database" \h </w:instrText>
      </w:r>
      <w:r>
        <w:fldChar w:fldCharType="end"/>
      </w:r>
      <w:hyperlink w:anchor="_importing_data_from_a_database">
        <w:r>
          <w:rPr>
            <w:rStyle w:val="ad"/>
          </w:rPr>
          <w:t xml:space="preserve">2.2.1. </w:t>
        </w:r>
        <w:r w:rsidR="00A13F5D">
          <w:rPr>
            <w:rStyle w:val="ad"/>
            <w:rFonts w:hint="eastAsia"/>
            <w:lang w:eastAsia="zh-CN"/>
          </w:rPr>
          <w:t>从数据库导入数据</w:t>
        </w:r>
      </w:hyperlink>
      <w:bookmarkEnd w:id="19"/>
    </w:p>
    <w:p w14:paraId="34BF9587" w14:textId="77777777" w:rsidR="006B3872" w:rsidRDefault="00ED7166">
      <w:pPr>
        <w:pStyle w:val="FirstParagraph"/>
        <w:rPr>
          <w:lang w:eastAsia="zh-CN"/>
        </w:rPr>
      </w:pPr>
      <w:r>
        <w:rPr>
          <w:lang w:eastAsia="zh-CN"/>
        </w:rPr>
        <w:t>R2-L</w:t>
      </w:r>
      <w:r>
        <w:rPr>
          <w:rFonts w:hint="eastAsia"/>
          <w:lang w:eastAsia="zh-CN"/>
        </w:rPr>
        <w:t>ea</w:t>
      </w:r>
      <w:r>
        <w:rPr>
          <w:lang w:eastAsia="zh-CN"/>
        </w:rPr>
        <w:t>rn</w:t>
      </w:r>
      <w:r>
        <w:rPr>
          <w:rFonts w:hint="eastAsia"/>
          <w:lang w:eastAsia="zh-CN"/>
        </w:rPr>
        <w:t>支持从以下数据库导入数据</w:t>
      </w:r>
      <w:r w:rsidR="00107830">
        <w:rPr>
          <w:lang w:eastAsia="zh-CN"/>
        </w:rPr>
        <w:t>:</w:t>
      </w:r>
    </w:p>
    <w:p w14:paraId="34D827F2" w14:textId="77777777" w:rsidR="006B3872" w:rsidRDefault="00107830" w:rsidP="00107830">
      <w:pPr>
        <w:numPr>
          <w:ilvl w:val="0"/>
          <w:numId w:val="30"/>
        </w:numPr>
      </w:pPr>
      <w:r>
        <w:t>Oracle Database 11G</w:t>
      </w:r>
    </w:p>
    <w:p w14:paraId="638148D3" w14:textId="73CBBD98" w:rsidR="006B3872" w:rsidDel="008979E4" w:rsidRDefault="00107830" w:rsidP="00107830">
      <w:pPr>
        <w:numPr>
          <w:ilvl w:val="0"/>
          <w:numId w:val="30"/>
        </w:numPr>
        <w:rPr>
          <w:del w:id="20" w:author="Li Xiang" w:date="2018-10-19T16:17:00Z"/>
        </w:rPr>
      </w:pPr>
      <w:del w:id="21" w:author="Li Xiang" w:date="2018-10-19T16:17:00Z">
        <w:r w:rsidDel="008979E4">
          <w:delText>Microsoft SQL Server</w:delText>
        </w:r>
      </w:del>
    </w:p>
    <w:p w14:paraId="71D3C5A7" w14:textId="77777777" w:rsidR="006B3872" w:rsidRDefault="00107830" w:rsidP="00107830">
      <w:pPr>
        <w:numPr>
          <w:ilvl w:val="0"/>
          <w:numId w:val="30"/>
        </w:numPr>
      </w:pPr>
      <w:r>
        <w:t>MySQL</w:t>
      </w:r>
    </w:p>
    <w:p w14:paraId="6452934C" w14:textId="77777777" w:rsidR="006B3872" w:rsidRDefault="00ED7166">
      <w:pPr>
        <w:pStyle w:val="FirstParagraph"/>
        <w:rPr>
          <w:lang w:eastAsia="zh-CN"/>
        </w:rPr>
      </w:pPr>
      <w:r>
        <w:rPr>
          <w:rFonts w:hint="eastAsia"/>
          <w:lang w:eastAsia="zh-CN"/>
        </w:rPr>
        <w:t>您的数据库必须支持</w:t>
      </w:r>
      <w:r>
        <w:rPr>
          <w:rFonts w:hint="eastAsia"/>
          <w:lang w:eastAsia="zh-CN"/>
        </w:rPr>
        <w:t>O</w:t>
      </w:r>
      <w:r>
        <w:rPr>
          <w:lang w:eastAsia="zh-CN"/>
        </w:rPr>
        <w:t>DBC 11.2</w:t>
      </w:r>
      <w:r>
        <w:rPr>
          <w:rFonts w:hint="eastAsia"/>
          <w:lang w:eastAsia="zh-CN"/>
        </w:rPr>
        <w:t>链接。</w:t>
      </w:r>
    </w:p>
    <w:p w14:paraId="4EE9BFB9" w14:textId="77777777" w:rsidR="006B3872" w:rsidRDefault="00107830">
      <w:pPr>
        <w:pStyle w:val="Compact"/>
      </w:pPr>
      <w:r>
        <w:rPr>
          <w:noProof/>
        </w:rPr>
        <w:lastRenderedPageBreak/>
        <w:drawing>
          <wp:inline distT="0" distB="0" distL="0" distR="0" wp14:anchorId="5CE493CE" wp14:editId="72F98787">
            <wp:extent cx="3945794" cy="6020873"/>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assets/screenshots/project-connect-to-database.jp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945794" cy="6020873"/>
                    </a:xfrm>
                    <a:prstGeom prst="rect">
                      <a:avLst/>
                    </a:prstGeom>
                    <a:noFill/>
                    <a:ln w="9525">
                      <a:noFill/>
                      <a:headEnd/>
                      <a:tailEnd/>
                    </a:ln>
                  </pic:spPr>
                </pic:pic>
              </a:graphicData>
            </a:graphic>
          </wp:inline>
        </w:drawing>
      </w:r>
    </w:p>
    <w:bookmarkStart w:id="22" w:name="_importing_a_local_file"/>
    <w:p w14:paraId="786CF25F" w14:textId="77777777" w:rsidR="006B3872" w:rsidRDefault="00107830">
      <w:pPr>
        <w:pStyle w:val="4"/>
        <w:rPr>
          <w:lang w:eastAsia="zh-CN"/>
        </w:rPr>
      </w:pPr>
      <w:r>
        <w:fldChar w:fldCharType="begin"/>
      </w:r>
      <w:r>
        <w:rPr>
          <w:lang w:eastAsia="zh-CN"/>
        </w:rPr>
        <w:instrText xml:space="preserve"> HYPERLINK \l "_importing_a_local_file" \h </w:instrText>
      </w:r>
      <w:r>
        <w:fldChar w:fldCharType="end"/>
      </w:r>
      <w:hyperlink w:anchor="_importing_a_local_file">
        <w:r>
          <w:rPr>
            <w:rStyle w:val="ad"/>
            <w:lang w:eastAsia="zh-CN"/>
          </w:rPr>
          <w:t xml:space="preserve">2.2.2. </w:t>
        </w:r>
        <w:r w:rsidR="00ED7166">
          <w:rPr>
            <w:rStyle w:val="ad"/>
            <w:rFonts w:hint="eastAsia"/>
            <w:lang w:eastAsia="zh-CN"/>
          </w:rPr>
          <w:t>导入本地文件</w:t>
        </w:r>
      </w:hyperlink>
      <w:bookmarkEnd w:id="22"/>
    </w:p>
    <w:p w14:paraId="069B225F" w14:textId="77777777" w:rsidR="006B3872" w:rsidRDefault="00ED7166">
      <w:pPr>
        <w:pStyle w:val="FirstParagraph"/>
        <w:rPr>
          <w:lang w:eastAsia="zh-CN"/>
        </w:rPr>
      </w:pPr>
      <w:r>
        <w:rPr>
          <w:rFonts w:hint="eastAsia"/>
          <w:lang w:eastAsia="zh-CN"/>
        </w:rPr>
        <w:t>您可导入</w:t>
      </w:r>
      <w:r>
        <w:rPr>
          <w:rFonts w:hint="eastAsia"/>
          <w:lang w:eastAsia="zh-CN"/>
        </w:rPr>
        <w:t>U</w:t>
      </w:r>
      <w:r>
        <w:rPr>
          <w:lang w:eastAsia="zh-CN"/>
        </w:rPr>
        <w:t>TF-8</w:t>
      </w:r>
      <w:r>
        <w:rPr>
          <w:rFonts w:hint="eastAsia"/>
          <w:lang w:eastAsia="zh-CN"/>
        </w:rPr>
        <w:t>编码的</w:t>
      </w:r>
      <w:r>
        <w:rPr>
          <w:rFonts w:hint="eastAsia"/>
          <w:lang w:eastAsia="zh-CN"/>
        </w:rPr>
        <w:t>C</w:t>
      </w:r>
      <w:r>
        <w:rPr>
          <w:lang w:eastAsia="zh-CN"/>
        </w:rPr>
        <w:t>SV</w:t>
      </w:r>
      <w:r>
        <w:rPr>
          <w:rFonts w:hint="eastAsia"/>
          <w:lang w:eastAsia="zh-CN"/>
        </w:rPr>
        <w:t>文件。该文件为训练集或输入数据。</w:t>
      </w:r>
    </w:p>
    <w:p w14:paraId="088253BB" w14:textId="77777777" w:rsidR="006B3872" w:rsidRDefault="00ED7166">
      <w:pPr>
        <w:pStyle w:val="a0"/>
        <w:rPr>
          <w:lang w:eastAsia="zh-CN"/>
        </w:rPr>
      </w:pPr>
      <w:r>
        <w:rPr>
          <w:rFonts w:hint="eastAsia"/>
          <w:lang w:eastAsia="zh-CN"/>
        </w:rPr>
        <w:t>您的</w:t>
      </w:r>
      <w:r>
        <w:rPr>
          <w:rFonts w:hint="eastAsia"/>
          <w:lang w:eastAsia="zh-CN"/>
        </w:rPr>
        <w:t>C</w:t>
      </w:r>
      <w:r>
        <w:rPr>
          <w:lang w:eastAsia="zh-CN"/>
        </w:rPr>
        <w:t>SV</w:t>
      </w:r>
      <w:r>
        <w:rPr>
          <w:rFonts w:hint="eastAsia"/>
          <w:lang w:eastAsia="zh-CN"/>
        </w:rPr>
        <w:t>文件必须满足以下条件：</w:t>
      </w:r>
    </w:p>
    <w:p w14:paraId="0AD2EFC6" w14:textId="77777777" w:rsidR="006B3872" w:rsidRDefault="00ED7166" w:rsidP="00107830">
      <w:pPr>
        <w:numPr>
          <w:ilvl w:val="0"/>
          <w:numId w:val="31"/>
        </w:numPr>
      </w:pPr>
      <w:r>
        <w:rPr>
          <w:rFonts w:hint="eastAsia"/>
          <w:lang w:eastAsia="zh-CN"/>
        </w:rPr>
        <w:t>有一个标题行</w:t>
      </w:r>
      <w:r w:rsidR="00107830">
        <w:t>.</w:t>
      </w:r>
    </w:p>
    <w:p w14:paraId="5945334E" w14:textId="77777777" w:rsidR="006B3872" w:rsidRDefault="00ED7166" w:rsidP="00107830">
      <w:pPr>
        <w:numPr>
          <w:ilvl w:val="0"/>
          <w:numId w:val="31"/>
        </w:numPr>
      </w:pPr>
      <w:r>
        <w:rPr>
          <w:rFonts w:hint="eastAsia"/>
          <w:lang w:eastAsia="zh-CN"/>
        </w:rPr>
        <w:t>使用</w:t>
      </w:r>
      <w:r>
        <w:rPr>
          <w:rFonts w:hint="eastAsia"/>
          <w:lang w:eastAsia="zh-CN"/>
        </w:rPr>
        <w:t>U</w:t>
      </w:r>
      <w:r>
        <w:rPr>
          <w:lang w:eastAsia="zh-CN"/>
        </w:rPr>
        <w:t>TF-</w:t>
      </w:r>
      <w:r w:rsidR="009515BD">
        <w:rPr>
          <w:lang w:eastAsia="zh-CN"/>
        </w:rPr>
        <w:t>8</w:t>
      </w:r>
      <w:r>
        <w:rPr>
          <w:rFonts w:hint="eastAsia"/>
          <w:lang w:eastAsia="zh-CN"/>
        </w:rPr>
        <w:t>编码。</w:t>
      </w:r>
    </w:p>
    <w:tbl>
      <w:tblPr>
        <w:tblStyle w:val="Table"/>
        <w:tblW w:w="5000" w:type="pct"/>
        <w:tblLook w:val="07C0" w:firstRow="0" w:lastRow="1" w:firstColumn="1" w:lastColumn="1" w:noHBand="1" w:noVBand="1"/>
      </w:tblPr>
      <w:tblGrid>
        <w:gridCol w:w="693"/>
        <w:gridCol w:w="8163"/>
      </w:tblGrid>
      <w:tr w:rsidR="006B3872" w14:paraId="62EB2229" w14:textId="77777777">
        <w:tc>
          <w:tcPr>
            <w:tcW w:w="0" w:type="auto"/>
          </w:tcPr>
          <w:p w14:paraId="4ECE0FE7" w14:textId="77777777" w:rsidR="006B3872" w:rsidRDefault="00ED7166">
            <w:pPr>
              <w:pStyle w:val="Compact"/>
            </w:pPr>
            <w:r>
              <w:rPr>
                <w:rFonts w:hint="eastAsia"/>
                <w:lang w:eastAsia="zh-CN"/>
              </w:rPr>
              <w:t>备注</w:t>
            </w:r>
          </w:p>
        </w:tc>
        <w:tc>
          <w:tcPr>
            <w:tcW w:w="0" w:type="auto"/>
          </w:tcPr>
          <w:p w14:paraId="5244DF38" w14:textId="77777777" w:rsidR="006B3872" w:rsidRDefault="00ED7166">
            <w:pPr>
              <w:rPr>
                <w:lang w:eastAsia="zh-CN"/>
              </w:rPr>
            </w:pPr>
            <w:r>
              <w:rPr>
                <w:rFonts w:hint="eastAsia"/>
                <w:lang w:eastAsia="zh-CN"/>
              </w:rPr>
              <w:t>如果您导入一个用于</w:t>
            </w:r>
            <w:r w:rsidRPr="007557E4">
              <w:rPr>
                <w:rFonts w:hint="eastAsia"/>
                <w:color w:val="4F81BD" w:themeColor="accent1"/>
                <w:lang w:eastAsia="zh-CN"/>
              </w:rPr>
              <w:t>模型部署</w:t>
            </w:r>
            <w:r w:rsidR="007557E4" w:rsidRPr="007557E4">
              <w:rPr>
                <w:rFonts w:hint="eastAsia"/>
                <w:lang w:eastAsia="zh-CN"/>
              </w:rPr>
              <w:t>的</w:t>
            </w:r>
            <w:r w:rsidR="007557E4" w:rsidRPr="007557E4">
              <w:rPr>
                <w:rFonts w:hint="eastAsia"/>
                <w:lang w:eastAsia="zh-CN"/>
              </w:rPr>
              <w:t>C</w:t>
            </w:r>
            <w:r w:rsidR="007557E4" w:rsidRPr="007557E4">
              <w:rPr>
                <w:lang w:eastAsia="zh-CN"/>
              </w:rPr>
              <w:t>SV</w:t>
            </w:r>
            <w:r w:rsidR="007557E4" w:rsidRPr="007557E4">
              <w:rPr>
                <w:rFonts w:hint="eastAsia"/>
                <w:lang w:eastAsia="zh-CN"/>
              </w:rPr>
              <w:t>文件，则该</w:t>
            </w:r>
            <w:r w:rsidR="007557E4" w:rsidRPr="007557E4">
              <w:rPr>
                <w:rFonts w:hint="eastAsia"/>
                <w:lang w:eastAsia="zh-CN"/>
              </w:rPr>
              <w:t>C</w:t>
            </w:r>
            <w:r w:rsidR="007557E4" w:rsidRPr="007557E4">
              <w:rPr>
                <w:lang w:eastAsia="zh-CN"/>
              </w:rPr>
              <w:t>SV</w:t>
            </w:r>
            <w:r w:rsidR="007557E4" w:rsidRPr="007557E4">
              <w:rPr>
                <w:rFonts w:hint="eastAsia"/>
                <w:lang w:eastAsia="zh-CN"/>
              </w:rPr>
              <w:t>文件需满足以下</w:t>
            </w:r>
            <w:r w:rsidR="007557E4">
              <w:rPr>
                <w:rFonts w:hint="eastAsia"/>
                <w:lang w:eastAsia="zh-CN"/>
              </w:rPr>
              <w:t>条</w:t>
            </w:r>
            <w:r w:rsidR="007557E4">
              <w:rPr>
                <w:rFonts w:hint="eastAsia"/>
                <w:lang w:eastAsia="zh-CN"/>
              </w:rPr>
              <w:lastRenderedPageBreak/>
              <w:t>件：</w:t>
            </w:r>
          </w:p>
          <w:p w14:paraId="37343A11" w14:textId="77777777" w:rsidR="006B3872" w:rsidRDefault="007557E4" w:rsidP="00107830">
            <w:pPr>
              <w:numPr>
                <w:ilvl w:val="0"/>
                <w:numId w:val="32"/>
              </w:numPr>
              <w:rPr>
                <w:lang w:eastAsia="zh-CN"/>
              </w:rPr>
            </w:pPr>
            <w:r>
              <w:rPr>
                <w:rFonts w:hint="eastAsia"/>
                <w:lang w:eastAsia="zh-CN"/>
              </w:rPr>
              <w:t>需包含已部署的模型所需的所有变量，以及</w:t>
            </w:r>
          </w:p>
          <w:p w14:paraId="69A46608" w14:textId="77777777" w:rsidR="006B3872" w:rsidRDefault="007557E4" w:rsidP="00107830">
            <w:pPr>
              <w:numPr>
                <w:ilvl w:val="0"/>
                <w:numId w:val="32"/>
              </w:numPr>
              <w:rPr>
                <w:lang w:eastAsia="zh-CN"/>
              </w:rPr>
            </w:pPr>
            <w:r>
              <w:rPr>
                <w:rFonts w:hint="eastAsia"/>
                <w:lang w:eastAsia="zh-CN"/>
              </w:rPr>
              <w:t>文件中的变量名需要与训练集中的变量名相同。</w:t>
            </w:r>
          </w:p>
        </w:tc>
      </w:tr>
    </w:tbl>
    <w:bookmarkStart w:id="23" w:name="_project_home"/>
    <w:p w14:paraId="718A7641" w14:textId="77777777" w:rsidR="006B3872" w:rsidRDefault="00107830">
      <w:pPr>
        <w:pStyle w:val="3"/>
        <w:rPr>
          <w:lang w:eastAsia="zh-CN"/>
        </w:rPr>
      </w:pPr>
      <w:r>
        <w:fldChar w:fldCharType="begin"/>
      </w:r>
      <w:r>
        <w:rPr>
          <w:lang w:eastAsia="zh-CN"/>
        </w:rPr>
        <w:instrText xml:space="preserve"> HYPERLINK \l "_project_home" \h </w:instrText>
      </w:r>
      <w:r>
        <w:fldChar w:fldCharType="end"/>
      </w:r>
      <w:hyperlink w:anchor="_project_home">
        <w:r>
          <w:rPr>
            <w:rStyle w:val="ad"/>
            <w:lang w:eastAsia="zh-CN"/>
          </w:rPr>
          <w:t xml:space="preserve">2.3. </w:t>
        </w:r>
        <w:r w:rsidR="00432B05">
          <w:rPr>
            <w:rStyle w:val="ad"/>
            <w:rFonts w:hint="eastAsia"/>
            <w:lang w:eastAsia="zh-CN"/>
          </w:rPr>
          <w:t>项目主页</w:t>
        </w:r>
      </w:hyperlink>
      <w:bookmarkEnd w:id="23"/>
    </w:p>
    <w:p w14:paraId="67E78303" w14:textId="77777777" w:rsidR="006B3872" w:rsidRDefault="00B6554B">
      <w:pPr>
        <w:pStyle w:val="FirstParagraph"/>
        <w:rPr>
          <w:lang w:eastAsia="zh-CN"/>
        </w:rPr>
      </w:pPr>
      <w:r>
        <w:rPr>
          <w:rFonts w:hint="eastAsia"/>
          <w:lang w:eastAsia="zh-CN"/>
        </w:rPr>
        <w:t>当您登录到</w:t>
      </w:r>
      <w:r>
        <w:rPr>
          <w:rFonts w:hint="eastAsia"/>
          <w:lang w:eastAsia="zh-CN"/>
        </w:rPr>
        <w:t>R</w:t>
      </w:r>
      <w:r>
        <w:rPr>
          <w:lang w:eastAsia="zh-CN"/>
        </w:rPr>
        <w:t>2-L</w:t>
      </w:r>
      <w:r>
        <w:rPr>
          <w:rFonts w:hint="eastAsia"/>
          <w:lang w:eastAsia="zh-CN"/>
        </w:rPr>
        <w:t>earn</w:t>
      </w:r>
      <w:r>
        <w:rPr>
          <w:rFonts w:hint="eastAsia"/>
          <w:lang w:eastAsia="zh-CN"/>
        </w:rPr>
        <w:t>，呈现在您眼前的是项目主页：</w:t>
      </w:r>
    </w:p>
    <w:p w14:paraId="3799FD68" w14:textId="77A14DD7" w:rsidR="006B3872" w:rsidRDefault="00DF66CC">
      <w:pPr>
        <w:pStyle w:val="Compact"/>
      </w:pPr>
      <w:ins w:id="24" w:author="Li Xiang" w:date="2018-10-19T16:18:00Z">
        <w:r>
          <w:rPr>
            <w:noProof/>
          </w:rPr>
          <w:drawing>
            <wp:inline distT="0" distB="0" distL="0" distR="0" wp14:anchorId="7EB930E1" wp14:editId="2195222C">
              <wp:extent cx="5334000" cy="2810704"/>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assets/screenshots/project-home-page-annotated.jp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334000" cy="2810704"/>
                      </a:xfrm>
                      <a:prstGeom prst="rect">
                        <a:avLst/>
                      </a:prstGeom>
                      <a:noFill/>
                      <a:ln w="9525">
                        <a:noFill/>
                        <a:headEnd/>
                        <a:tailEnd/>
                      </a:ln>
                    </pic:spPr>
                  </pic:pic>
                </a:graphicData>
              </a:graphic>
            </wp:inline>
          </w:drawing>
        </w:r>
      </w:ins>
    </w:p>
    <w:p w14:paraId="299B472A" w14:textId="77777777" w:rsidR="006B3872" w:rsidRDefault="00B6554B">
      <w:pPr>
        <w:pStyle w:val="a0"/>
        <w:rPr>
          <w:lang w:eastAsia="zh-CN"/>
        </w:rPr>
      </w:pPr>
      <w:r>
        <w:rPr>
          <w:rFonts w:hint="eastAsia"/>
          <w:lang w:eastAsia="zh-CN"/>
        </w:rPr>
        <w:t>在项目主页里，您可以</w:t>
      </w:r>
      <w:r w:rsidR="001E41C1">
        <w:rPr>
          <w:rFonts w:hint="eastAsia"/>
          <w:lang w:eastAsia="zh-CN"/>
        </w:rPr>
        <w:t>：</w:t>
      </w:r>
    </w:p>
    <w:p w14:paraId="4505DB91" w14:textId="77777777" w:rsidR="006B3872" w:rsidRDefault="00B6554B" w:rsidP="00107830">
      <w:pPr>
        <w:numPr>
          <w:ilvl w:val="0"/>
          <w:numId w:val="33"/>
        </w:numPr>
      </w:pPr>
      <w:r>
        <w:rPr>
          <w:rFonts w:hint="eastAsia"/>
          <w:b/>
          <w:lang w:eastAsia="zh-CN"/>
        </w:rPr>
        <w:t>创建</w:t>
      </w:r>
      <w:r w:rsidR="00107830">
        <w:t xml:space="preserve"> </w:t>
      </w:r>
      <w:r>
        <w:rPr>
          <w:rFonts w:hint="eastAsia"/>
          <w:lang w:eastAsia="zh-CN"/>
        </w:rPr>
        <w:t>新项目</w:t>
      </w:r>
    </w:p>
    <w:p w14:paraId="0CC52431" w14:textId="77777777" w:rsidR="006B3872" w:rsidRDefault="00B6554B" w:rsidP="00107830">
      <w:pPr>
        <w:numPr>
          <w:ilvl w:val="0"/>
          <w:numId w:val="33"/>
        </w:numPr>
        <w:rPr>
          <w:lang w:eastAsia="zh-CN"/>
        </w:rPr>
      </w:pPr>
      <w:r>
        <w:rPr>
          <w:rFonts w:hint="eastAsia"/>
          <w:b/>
          <w:lang w:eastAsia="zh-CN"/>
        </w:rPr>
        <w:t>打开</w:t>
      </w:r>
      <w:r w:rsidRPr="001E41C1">
        <w:rPr>
          <w:rFonts w:hint="eastAsia"/>
          <w:lang w:eastAsia="zh-CN"/>
        </w:rPr>
        <w:t>和</w:t>
      </w:r>
      <w:r>
        <w:rPr>
          <w:rFonts w:hint="eastAsia"/>
          <w:b/>
          <w:lang w:eastAsia="zh-CN"/>
        </w:rPr>
        <w:t>编辑</w:t>
      </w:r>
      <w:r w:rsidRPr="001E41C1">
        <w:rPr>
          <w:rFonts w:hint="eastAsia"/>
          <w:lang w:eastAsia="zh-CN"/>
        </w:rPr>
        <w:t>已存在的项目</w:t>
      </w:r>
    </w:p>
    <w:p w14:paraId="020A2F77" w14:textId="77777777" w:rsidR="006B3872" w:rsidRDefault="00B6554B" w:rsidP="00107830">
      <w:pPr>
        <w:numPr>
          <w:ilvl w:val="0"/>
          <w:numId w:val="33"/>
        </w:numPr>
      </w:pPr>
      <w:r>
        <w:rPr>
          <w:rFonts w:hint="eastAsia"/>
          <w:b/>
          <w:lang w:eastAsia="zh-CN"/>
        </w:rPr>
        <w:t>删除</w:t>
      </w:r>
      <w:r w:rsidRPr="001E41C1">
        <w:rPr>
          <w:rFonts w:hint="eastAsia"/>
          <w:lang w:eastAsia="zh-CN"/>
        </w:rPr>
        <w:t>一个项目</w:t>
      </w:r>
    </w:p>
    <w:p w14:paraId="5BCB9C87" w14:textId="77777777" w:rsidR="006B3872" w:rsidRDefault="00B6554B" w:rsidP="00107830">
      <w:pPr>
        <w:numPr>
          <w:ilvl w:val="0"/>
          <w:numId w:val="33"/>
        </w:numPr>
      </w:pPr>
      <w:r>
        <w:rPr>
          <w:rFonts w:hint="eastAsia"/>
          <w:b/>
          <w:lang w:eastAsia="zh-CN"/>
        </w:rPr>
        <w:t>查找</w:t>
      </w:r>
      <w:r w:rsidRPr="001E41C1">
        <w:rPr>
          <w:rFonts w:hint="eastAsia"/>
          <w:lang w:eastAsia="zh-CN"/>
        </w:rPr>
        <w:t>一个项目</w:t>
      </w:r>
    </w:p>
    <w:p w14:paraId="2D40DF02" w14:textId="77777777" w:rsidR="006B3872" w:rsidRDefault="00B6554B" w:rsidP="00107830">
      <w:pPr>
        <w:numPr>
          <w:ilvl w:val="0"/>
          <w:numId w:val="33"/>
        </w:numPr>
      </w:pPr>
      <w:r w:rsidRPr="00B6554B">
        <w:rPr>
          <w:rFonts w:hint="eastAsia"/>
          <w:lang w:eastAsia="zh-CN"/>
        </w:rPr>
        <w:t>对项目排序</w:t>
      </w:r>
      <w:r>
        <w:rPr>
          <w:rFonts w:hint="eastAsia"/>
          <w:b/>
          <w:lang w:eastAsia="zh-CN"/>
        </w:rPr>
        <w:t>排序</w:t>
      </w:r>
      <w:r w:rsidR="00107830">
        <w:t>.</w:t>
      </w:r>
    </w:p>
    <w:p w14:paraId="2CB812CA" w14:textId="77777777" w:rsidR="006B3872" w:rsidRDefault="001E41C1">
      <w:pPr>
        <w:pStyle w:val="FirstParagraph"/>
        <w:rPr>
          <w:lang w:eastAsia="zh-CN"/>
        </w:rPr>
      </w:pPr>
      <w:r>
        <w:rPr>
          <w:rFonts w:hint="eastAsia"/>
          <w:lang w:eastAsia="zh-CN"/>
        </w:rPr>
        <w:t>点击页面顶端的</w:t>
      </w:r>
      <w:r w:rsidRPr="001E41C1">
        <w:rPr>
          <w:rFonts w:hint="eastAsia"/>
          <w:b/>
          <w:color w:val="4F81BD" w:themeColor="accent1"/>
          <w:lang w:eastAsia="zh-CN"/>
        </w:rPr>
        <w:t>部署</w:t>
      </w:r>
      <w:r>
        <w:rPr>
          <w:rFonts w:hint="eastAsia"/>
          <w:lang w:eastAsia="zh-CN"/>
        </w:rPr>
        <w:t>，您会进入模型部署主页</w:t>
      </w:r>
      <w:r w:rsidR="00445D51">
        <w:rPr>
          <w:rFonts w:hint="eastAsia"/>
          <w:lang w:eastAsia="zh-CN"/>
        </w:rPr>
        <w:t>。</w:t>
      </w:r>
    </w:p>
    <w:bookmarkStart w:id="25" w:name="_model_deployment_home_page"/>
    <w:p w14:paraId="2CB598AA" w14:textId="77777777" w:rsidR="006B3872" w:rsidRDefault="00107830">
      <w:pPr>
        <w:pStyle w:val="3"/>
        <w:rPr>
          <w:lang w:eastAsia="zh-CN"/>
        </w:rPr>
      </w:pPr>
      <w:r>
        <w:fldChar w:fldCharType="begin"/>
      </w:r>
      <w:r>
        <w:rPr>
          <w:lang w:eastAsia="zh-CN"/>
        </w:rPr>
        <w:instrText xml:space="preserve"> HYPERLINK \l "_model_deployment_home_page" \h </w:instrText>
      </w:r>
      <w:r>
        <w:fldChar w:fldCharType="end"/>
      </w:r>
      <w:hyperlink w:anchor="_model_deployment_home_page">
        <w:r>
          <w:rPr>
            <w:rStyle w:val="ad"/>
            <w:lang w:eastAsia="zh-CN"/>
          </w:rPr>
          <w:t xml:space="preserve">2.4. </w:t>
        </w:r>
        <w:r w:rsidR="00445D51">
          <w:rPr>
            <w:rStyle w:val="ad"/>
            <w:rFonts w:hint="eastAsia"/>
            <w:lang w:eastAsia="zh-CN"/>
          </w:rPr>
          <w:t>模型部署主页</w:t>
        </w:r>
      </w:hyperlink>
      <w:bookmarkEnd w:id="25"/>
      <w:r w:rsidR="001E41C1">
        <w:rPr>
          <w:rStyle w:val="ad"/>
          <w:rFonts w:hint="eastAsia"/>
          <w:lang w:eastAsia="zh-CN"/>
        </w:rPr>
        <w:t>。</w:t>
      </w:r>
    </w:p>
    <w:p w14:paraId="4DAE7DF6" w14:textId="77777777" w:rsidR="006B3872" w:rsidRDefault="00445D51">
      <w:pPr>
        <w:pStyle w:val="FirstParagraph"/>
        <w:rPr>
          <w:lang w:eastAsia="zh-CN"/>
        </w:rPr>
      </w:pPr>
      <w:r w:rsidRPr="00445D51">
        <w:rPr>
          <w:rFonts w:hint="eastAsia"/>
          <w:lang w:eastAsia="zh-CN"/>
        </w:rPr>
        <w:t>模型部署主页显示您创建的所有项目以及这些项目的部署</w:t>
      </w:r>
      <w:r w:rsidRPr="00445D51">
        <w:rPr>
          <w:rFonts w:hint="eastAsia"/>
          <w:lang w:eastAsia="zh-CN"/>
        </w:rPr>
        <w:t>/</w:t>
      </w:r>
      <w:r w:rsidRPr="00445D51">
        <w:rPr>
          <w:rFonts w:hint="eastAsia"/>
          <w:lang w:eastAsia="zh-CN"/>
        </w:rPr>
        <w:t>验证状态：</w:t>
      </w:r>
    </w:p>
    <w:p w14:paraId="3A2315CB" w14:textId="4B15C21C" w:rsidR="006B3872" w:rsidRDefault="00DF66CC">
      <w:pPr>
        <w:pStyle w:val="Compact"/>
      </w:pPr>
      <w:r>
        <w:rPr>
          <w:noProof/>
        </w:rPr>
        <w:lastRenderedPageBreak/>
        <w:drawing>
          <wp:inline distT="0" distB="0" distL="0" distR="0" wp14:anchorId="340030CC" wp14:editId="065CC553">
            <wp:extent cx="5334000" cy="2505700"/>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assets/screenshots/model-deployment-home.jpg"/>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334000" cy="2505700"/>
                    </a:xfrm>
                    <a:prstGeom prst="rect">
                      <a:avLst/>
                    </a:prstGeom>
                    <a:noFill/>
                    <a:ln w="9525">
                      <a:noFill/>
                      <a:headEnd/>
                      <a:tailEnd/>
                    </a:ln>
                  </pic:spPr>
                </pic:pic>
              </a:graphicData>
            </a:graphic>
          </wp:inline>
        </w:drawing>
      </w:r>
    </w:p>
    <w:p w14:paraId="6F07D4E6" w14:textId="77777777" w:rsidR="006B3872" w:rsidRDefault="00445D51">
      <w:pPr>
        <w:pStyle w:val="a0"/>
      </w:pPr>
      <w:r w:rsidRPr="00445D51">
        <w:rPr>
          <w:rFonts w:hint="eastAsia"/>
          <w:b/>
          <w:lang w:eastAsia="zh-CN"/>
        </w:rPr>
        <w:t>部署</w:t>
      </w:r>
      <w:r w:rsidRPr="00445D51">
        <w:rPr>
          <w:rFonts w:hint="eastAsia"/>
          <w:b/>
          <w:lang w:eastAsia="zh-CN"/>
        </w:rPr>
        <w:t>/</w:t>
      </w:r>
      <w:r w:rsidRPr="00445D51">
        <w:rPr>
          <w:rFonts w:hint="eastAsia"/>
          <w:b/>
          <w:lang w:eastAsia="zh-CN"/>
        </w:rPr>
        <w:t>验证状态</w:t>
      </w:r>
      <w:r w:rsidRPr="00445D51">
        <w:rPr>
          <w:rFonts w:hint="eastAsia"/>
          <w:lang w:eastAsia="zh-CN"/>
        </w:rPr>
        <w:t>：显示部署或验证任务的当前状态。</w:t>
      </w:r>
      <w:r w:rsidRPr="00445D51">
        <w:rPr>
          <w:rFonts w:hint="eastAsia"/>
          <w:lang w:eastAsia="zh-CN"/>
        </w:rPr>
        <w:t xml:space="preserve"> </w:t>
      </w:r>
      <w:r>
        <w:rPr>
          <w:rFonts w:hint="eastAsia"/>
          <w:lang w:eastAsia="zh-CN"/>
        </w:rPr>
        <w:t>会有：</w:t>
      </w:r>
    </w:p>
    <w:p w14:paraId="1A7F78B0" w14:textId="77777777" w:rsidR="006B3872" w:rsidRDefault="00445D51" w:rsidP="00107830">
      <w:pPr>
        <w:numPr>
          <w:ilvl w:val="0"/>
          <w:numId w:val="34"/>
        </w:numPr>
      </w:pPr>
      <w:r w:rsidRPr="00445D51">
        <w:rPr>
          <w:rFonts w:hint="eastAsia"/>
          <w:b/>
          <w:lang w:eastAsia="zh-CN"/>
        </w:rPr>
        <w:t>正在运行</w:t>
      </w:r>
      <w:r w:rsidRPr="00445D51">
        <w:rPr>
          <w:rFonts w:hint="eastAsia"/>
          <w:lang w:eastAsia="zh-CN"/>
        </w:rPr>
        <w:t>：任务当前正在运行。</w:t>
      </w:r>
      <w:r w:rsidR="00107830">
        <w:t>.</w:t>
      </w:r>
    </w:p>
    <w:p w14:paraId="2745B89A" w14:textId="77777777" w:rsidR="006B3872" w:rsidRDefault="00445D51" w:rsidP="00107830">
      <w:pPr>
        <w:numPr>
          <w:ilvl w:val="0"/>
          <w:numId w:val="34"/>
        </w:numPr>
        <w:rPr>
          <w:lang w:eastAsia="zh-CN"/>
        </w:rPr>
      </w:pPr>
      <w:r w:rsidRPr="00445D51">
        <w:rPr>
          <w:rFonts w:hint="eastAsia"/>
          <w:b/>
          <w:lang w:eastAsia="zh-CN"/>
        </w:rPr>
        <w:t>空闲</w:t>
      </w:r>
      <w:r w:rsidRPr="00445D51">
        <w:rPr>
          <w:rFonts w:hint="eastAsia"/>
          <w:lang w:eastAsia="zh-CN"/>
        </w:rPr>
        <w:t>：项目没有正在运行的任务。</w:t>
      </w:r>
    </w:p>
    <w:p w14:paraId="38C7BC6B" w14:textId="77777777" w:rsidR="006B3872" w:rsidRDefault="00445D51" w:rsidP="00107830">
      <w:pPr>
        <w:numPr>
          <w:ilvl w:val="0"/>
          <w:numId w:val="34"/>
        </w:numPr>
      </w:pPr>
      <w:r w:rsidRPr="00445D51">
        <w:rPr>
          <w:rFonts w:hint="eastAsia"/>
          <w:b/>
          <w:lang w:eastAsia="zh-CN"/>
        </w:rPr>
        <w:t>问题</w:t>
      </w:r>
      <w:r w:rsidRPr="00445D51">
        <w:rPr>
          <w:rFonts w:hint="eastAsia"/>
          <w:lang w:eastAsia="zh-CN"/>
        </w:rPr>
        <w:t>：项目在运行任务时遇到问题。</w:t>
      </w:r>
      <w:r w:rsidRPr="00445D51">
        <w:rPr>
          <w:rFonts w:hint="eastAsia"/>
          <w:lang w:eastAsia="zh-CN"/>
        </w:rPr>
        <w:t xml:space="preserve"> </w:t>
      </w:r>
      <w:r w:rsidRPr="00445D51">
        <w:rPr>
          <w:rFonts w:hint="eastAsia"/>
        </w:rPr>
        <w:t>请创建一个新案例。</w:t>
      </w:r>
    </w:p>
    <w:p w14:paraId="619431DB" w14:textId="77777777" w:rsidR="006B3872" w:rsidRDefault="00445D51" w:rsidP="00107830">
      <w:pPr>
        <w:numPr>
          <w:ilvl w:val="0"/>
          <w:numId w:val="34"/>
        </w:numPr>
        <w:rPr>
          <w:lang w:eastAsia="zh-CN"/>
        </w:rPr>
      </w:pPr>
      <w:r w:rsidRPr="00445D51">
        <w:rPr>
          <w:rFonts w:hint="eastAsia"/>
          <w:b/>
          <w:lang w:eastAsia="zh-CN"/>
        </w:rPr>
        <w:t>已取消</w:t>
      </w:r>
      <w:r w:rsidRPr="00445D51">
        <w:rPr>
          <w:rFonts w:hint="eastAsia"/>
          <w:lang w:eastAsia="zh-CN"/>
        </w:rPr>
        <w:t>：项目下的案例已取消。</w:t>
      </w:r>
    </w:p>
    <w:p w14:paraId="0D49885C" w14:textId="77777777" w:rsidR="006B3872" w:rsidRDefault="00445D51">
      <w:pPr>
        <w:pStyle w:val="FirstParagraph"/>
      </w:pPr>
      <w:r>
        <w:rPr>
          <w:rFonts w:hint="eastAsia"/>
          <w:lang w:eastAsia="zh-CN"/>
        </w:rPr>
        <w:t>单击项目可打开：</w:t>
      </w:r>
    </w:p>
    <w:p w14:paraId="5900F72E" w14:textId="607E9FCA" w:rsidR="006B3872" w:rsidRDefault="00DF66CC">
      <w:pPr>
        <w:pStyle w:val="Compact"/>
      </w:pPr>
      <w:r>
        <w:rPr>
          <w:noProof/>
        </w:rPr>
        <w:drawing>
          <wp:inline distT="0" distB="0" distL="0" distR="0" wp14:anchorId="488BFE88" wp14:editId="73C8269F">
            <wp:extent cx="5486400" cy="2789939"/>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assets/screenshots/model-deployment-project-open.jp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486400" cy="2789939"/>
                    </a:xfrm>
                    <a:prstGeom prst="rect">
                      <a:avLst/>
                    </a:prstGeom>
                    <a:noFill/>
                    <a:ln w="9525">
                      <a:noFill/>
                      <a:headEnd/>
                      <a:tailEnd/>
                    </a:ln>
                  </pic:spPr>
                </pic:pic>
              </a:graphicData>
            </a:graphic>
          </wp:inline>
        </w:drawing>
      </w:r>
    </w:p>
    <w:p w14:paraId="15177DAD" w14:textId="77777777" w:rsidR="006B3872" w:rsidRDefault="00445D51">
      <w:pPr>
        <w:pStyle w:val="a0"/>
        <w:rPr>
          <w:lang w:eastAsia="zh-CN"/>
        </w:rPr>
      </w:pPr>
      <w:r w:rsidRPr="00445D51">
        <w:rPr>
          <w:rFonts w:hint="eastAsia"/>
          <w:lang w:eastAsia="zh-CN"/>
        </w:rPr>
        <w:t>有关如何部署模型的更多信息，请参阅</w:t>
      </w:r>
      <w:r w:rsidRPr="00C51EC2">
        <w:rPr>
          <w:rFonts w:hint="eastAsia"/>
          <w:color w:val="4F81BD" w:themeColor="accent1"/>
          <w:lang w:eastAsia="zh-CN"/>
        </w:rPr>
        <w:t>部署模型</w:t>
      </w:r>
      <w:r w:rsidRPr="00445D51">
        <w:rPr>
          <w:rFonts w:hint="eastAsia"/>
          <w:lang w:eastAsia="zh-CN"/>
        </w:rPr>
        <w:t>。</w:t>
      </w:r>
    </w:p>
    <w:bookmarkStart w:id="26" w:name="_starting_a_new_project"/>
    <w:p w14:paraId="413D00C8" w14:textId="77777777" w:rsidR="006B3872" w:rsidRDefault="00107830">
      <w:pPr>
        <w:pStyle w:val="2"/>
        <w:rPr>
          <w:lang w:eastAsia="zh-CN"/>
        </w:rPr>
      </w:pPr>
      <w:r>
        <w:lastRenderedPageBreak/>
        <w:fldChar w:fldCharType="begin"/>
      </w:r>
      <w:r>
        <w:rPr>
          <w:lang w:eastAsia="zh-CN"/>
        </w:rPr>
        <w:instrText xml:space="preserve"> HYPERLINK \l "_starting_a_new_project" \h </w:instrText>
      </w:r>
      <w:r>
        <w:fldChar w:fldCharType="end"/>
      </w:r>
      <w:hyperlink w:anchor="_starting_a_new_project">
        <w:r>
          <w:rPr>
            <w:rStyle w:val="ad"/>
            <w:lang w:eastAsia="zh-CN"/>
          </w:rPr>
          <w:t xml:space="preserve">3. </w:t>
        </w:r>
        <w:r w:rsidR="00DF4A99">
          <w:rPr>
            <w:rStyle w:val="ad"/>
            <w:rFonts w:hint="eastAsia"/>
            <w:lang w:eastAsia="zh-CN"/>
          </w:rPr>
          <w:t>开始一个新项目</w:t>
        </w:r>
      </w:hyperlink>
      <w:bookmarkEnd w:id="26"/>
    </w:p>
    <w:p w14:paraId="5C53D591" w14:textId="77777777" w:rsidR="006B3872" w:rsidRDefault="00F03146">
      <w:pPr>
        <w:pStyle w:val="FirstParagraph"/>
        <w:rPr>
          <w:lang w:eastAsia="zh-CN"/>
        </w:rPr>
      </w:pPr>
      <w:r>
        <w:rPr>
          <w:rFonts w:hint="eastAsia"/>
          <w:lang w:eastAsia="zh-CN"/>
        </w:rPr>
        <w:t>本章将</w:t>
      </w:r>
      <w:r w:rsidR="00265C8F">
        <w:rPr>
          <w:rFonts w:hint="eastAsia"/>
          <w:lang w:eastAsia="zh-CN"/>
        </w:rPr>
        <w:t>向您介绍如何使用</w:t>
      </w:r>
      <w:r w:rsidR="00265C8F">
        <w:rPr>
          <w:rFonts w:hint="eastAsia"/>
          <w:lang w:eastAsia="zh-CN"/>
        </w:rPr>
        <w:t>R</w:t>
      </w:r>
      <w:r w:rsidR="00265C8F">
        <w:rPr>
          <w:lang w:eastAsia="zh-CN"/>
        </w:rPr>
        <w:t>2-L</w:t>
      </w:r>
      <w:r w:rsidR="00265C8F">
        <w:rPr>
          <w:rFonts w:hint="eastAsia"/>
          <w:lang w:eastAsia="zh-CN"/>
        </w:rPr>
        <w:t>ear</w:t>
      </w:r>
      <w:r w:rsidR="00265C8F">
        <w:rPr>
          <w:lang w:eastAsia="zh-CN"/>
        </w:rPr>
        <w:t>n</w:t>
      </w:r>
      <w:r w:rsidR="00265C8F">
        <w:rPr>
          <w:rFonts w:hint="eastAsia"/>
          <w:lang w:eastAsia="zh-CN"/>
        </w:rPr>
        <w:t>的自动建模功能建立一个新的机器学习项目。</w:t>
      </w:r>
    </w:p>
    <w:bookmarkStart w:id="27" w:name="_create_a_project"/>
    <w:p w14:paraId="1734FE82" w14:textId="77777777" w:rsidR="006B3872" w:rsidRDefault="00107830">
      <w:pPr>
        <w:pStyle w:val="3"/>
        <w:rPr>
          <w:lang w:eastAsia="zh-CN"/>
        </w:rPr>
      </w:pPr>
      <w:r>
        <w:fldChar w:fldCharType="begin"/>
      </w:r>
      <w:r>
        <w:rPr>
          <w:lang w:eastAsia="zh-CN"/>
        </w:rPr>
        <w:instrText xml:space="preserve"> HYPERLINK \l "_create_a_project" \h </w:instrText>
      </w:r>
      <w:r>
        <w:fldChar w:fldCharType="end"/>
      </w:r>
      <w:hyperlink w:anchor="_create_a_project">
        <w:r>
          <w:rPr>
            <w:rStyle w:val="ad"/>
            <w:lang w:eastAsia="zh-CN"/>
          </w:rPr>
          <w:t xml:space="preserve">3.1. </w:t>
        </w:r>
        <w:r w:rsidR="00265C8F">
          <w:rPr>
            <w:rStyle w:val="ad"/>
            <w:rFonts w:hint="eastAsia"/>
            <w:lang w:eastAsia="zh-CN"/>
          </w:rPr>
          <w:t>创建一个项目</w:t>
        </w:r>
      </w:hyperlink>
      <w:bookmarkEnd w:id="27"/>
    </w:p>
    <w:p w14:paraId="67148B1B" w14:textId="77777777" w:rsidR="006B3872" w:rsidRDefault="00265C8F">
      <w:pPr>
        <w:pStyle w:val="FirstParagraph"/>
        <w:rPr>
          <w:lang w:eastAsia="zh-CN"/>
        </w:rPr>
      </w:pPr>
      <w:r>
        <w:rPr>
          <w:rFonts w:hint="eastAsia"/>
          <w:lang w:eastAsia="zh-CN"/>
        </w:rPr>
        <w:t>当您首次登陆</w:t>
      </w:r>
      <w:r>
        <w:rPr>
          <w:rFonts w:hint="eastAsia"/>
          <w:lang w:eastAsia="zh-CN"/>
        </w:rPr>
        <w:t>R</w:t>
      </w:r>
      <w:r>
        <w:rPr>
          <w:lang w:eastAsia="zh-CN"/>
        </w:rPr>
        <w:t>2-L</w:t>
      </w:r>
      <w:r>
        <w:rPr>
          <w:rFonts w:hint="eastAsia"/>
          <w:lang w:eastAsia="zh-CN"/>
        </w:rPr>
        <w:t>ear</w:t>
      </w:r>
      <w:r>
        <w:rPr>
          <w:lang w:eastAsia="zh-CN"/>
        </w:rPr>
        <w:t>n</w:t>
      </w:r>
      <w:r>
        <w:rPr>
          <w:rFonts w:hint="eastAsia"/>
          <w:lang w:eastAsia="zh-CN"/>
        </w:rPr>
        <w:t>时，您将看到一个空的项目主页。单击“</w:t>
      </w:r>
      <w:r w:rsidRPr="00265C8F">
        <w:rPr>
          <w:rFonts w:hint="eastAsia"/>
          <w:b/>
          <w:lang w:eastAsia="zh-CN"/>
        </w:rPr>
        <w:t>创建项目</w:t>
      </w:r>
      <w:r>
        <w:rPr>
          <w:rFonts w:hint="eastAsia"/>
          <w:lang w:eastAsia="zh-CN"/>
        </w:rPr>
        <w:t>”以启动新项目。</w:t>
      </w:r>
    </w:p>
    <w:p w14:paraId="1A296866" w14:textId="4CFF0BC3" w:rsidR="006B3872" w:rsidRDefault="00DF66CC">
      <w:pPr>
        <w:pStyle w:val="Compact"/>
      </w:pPr>
      <w:r>
        <w:rPr>
          <w:noProof/>
        </w:rPr>
        <w:drawing>
          <wp:inline distT="0" distB="0" distL="0" distR="0" wp14:anchorId="1B27EB1C" wp14:editId="657347F1">
            <wp:extent cx="5334000" cy="2498978"/>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assets/screenshots/project-start-blank.jp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334000" cy="2498978"/>
                    </a:xfrm>
                    <a:prstGeom prst="rect">
                      <a:avLst/>
                    </a:prstGeom>
                    <a:noFill/>
                    <a:ln w="9525">
                      <a:noFill/>
                      <a:headEnd/>
                      <a:tailEnd/>
                    </a:ln>
                  </pic:spPr>
                </pic:pic>
              </a:graphicData>
            </a:graphic>
          </wp:inline>
        </w:drawing>
      </w:r>
    </w:p>
    <w:p w14:paraId="11578CFC" w14:textId="77777777" w:rsidR="006B3872" w:rsidRDefault="004E56A6">
      <w:pPr>
        <w:pStyle w:val="a0"/>
      </w:pPr>
      <w:r>
        <w:rPr>
          <w:rFonts w:hint="eastAsia"/>
          <w:lang w:eastAsia="zh-CN"/>
        </w:rPr>
        <w:t>您会进入</w:t>
      </w:r>
      <w:r w:rsidRPr="004E56A6">
        <w:rPr>
          <w:rFonts w:hint="eastAsia"/>
          <w:b/>
          <w:lang w:eastAsia="zh-CN"/>
        </w:rPr>
        <w:t>项目</w:t>
      </w:r>
      <w:r>
        <w:rPr>
          <w:rFonts w:hint="eastAsia"/>
          <w:lang w:eastAsia="zh-CN"/>
        </w:rPr>
        <w:t>部分，</w:t>
      </w:r>
      <w:r>
        <w:rPr>
          <w:rFonts w:hint="eastAsia"/>
          <w:lang w:eastAsia="zh-CN"/>
        </w:rPr>
        <w:t>R</w:t>
      </w:r>
      <w:r>
        <w:rPr>
          <w:lang w:eastAsia="zh-CN"/>
        </w:rPr>
        <w:t>2-L</w:t>
      </w:r>
      <w:r>
        <w:rPr>
          <w:rFonts w:hint="eastAsia"/>
          <w:lang w:eastAsia="zh-CN"/>
        </w:rPr>
        <w:t>ear</w:t>
      </w:r>
      <w:r>
        <w:rPr>
          <w:lang w:eastAsia="zh-CN"/>
        </w:rPr>
        <w:t>n</w:t>
      </w:r>
      <w:r>
        <w:rPr>
          <w:rFonts w:hint="eastAsia"/>
          <w:lang w:eastAsia="zh-CN"/>
        </w:rPr>
        <w:t>会指引您：</w:t>
      </w:r>
    </w:p>
    <w:p w14:paraId="66C854AB" w14:textId="77777777" w:rsidR="006B3872" w:rsidRDefault="006A5D74" w:rsidP="00107830">
      <w:pPr>
        <w:numPr>
          <w:ilvl w:val="0"/>
          <w:numId w:val="35"/>
        </w:numPr>
        <w:rPr>
          <w:lang w:eastAsia="zh-CN"/>
        </w:rPr>
      </w:pPr>
      <w:r>
        <w:rPr>
          <w:rFonts w:hint="eastAsia"/>
          <w:b/>
          <w:lang w:eastAsia="zh-CN"/>
        </w:rPr>
        <w:t>命名您的项目。</w:t>
      </w:r>
      <w:r w:rsidRPr="006A5D74">
        <w:rPr>
          <w:rFonts w:hint="eastAsia"/>
          <w:lang w:eastAsia="zh-CN"/>
        </w:rPr>
        <w:t>每个项目都有一个默认的名称，其命名格式为《日</w:t>
      </w:r>
      <w:r w:rsidRPr="006A5D74">
        <w:rPr>
          <w:rFonts w:hint="eastAsia"/>
          <w:lang w:eastAsia="zh-CN"/>
        </w:rPr>
        <w:t>/</w:t>
      </w:r>
      <w:r w:rsidRPr="006A5D74">
        <w:rPr>
          <w:rFonts w:hint="eastAsia"/>
          <w:lang w:eastAsia="zh-CN"/>
        </w:rPr>
        <w:t>月</w:t>
      </w:r>
      <w:r w:rsidRPr="006A5D74">
        <w:rPr>
          <w:rFonts w:hint="eastAsia"/>
          <w:lang w:eastAsia="zh-CN"/>
        </w:rPr>
        <w:t>/</w:t>
      </w:r>
      <w:r w:rsidRPr="006A5D74">
        <w:rPr>
          <w:rFonts w:hint="eastAsia"/>
          <w:lang w:eastAsia="zh-CN"/>
        </w:rPr>
        <w:t>年，时：分，秒》，您可按需修改项目名称。</w:t>
      </w:r>
    </w:p>
    <w:p w14:paraId="2E651C02" w14:textId="77777777" w:rsidR="006B3872" w:rsidRDefault="00A54277" w:rsidP="00107830">
      <w:pPr>
        <w:numPr>
          <w:ilvl w:val="0"/>
          <w:numId w:val="35"/>
        </w:numPr>
        <w:rPr>
          <w:lang w:eastAsia="zh-CN"/>
        </w:rPr>
      </w:pPr>
      <w:r>
        <w:rPr>
          <w:rFonts w:hint="eastAsia"/>
          <w:b/>
          <w:lang w:eastAsia="zh-CN"/>
        </w:rPr>
        <w:t>描述您的项目（可选）。</w:t>
      </w:r>
      <w:r>
        <w:rPr>
          <w:rFonts w:hint="eastAsia"/>
          <w:lang w:eastAsia="zh-CN"/>
        </w:rPr>
        <w:t>请输入您的简要</w:t>
      </w:r>
      <w:r w:rsidRPr="00A54277">
        <w:rPr>
          <w:rFonts w:hint="eastAsia"/>
          <w:lang w:eastAsia="zh-CN"/>
        </w:rPr>
        <w:t>项目说明。</w:t>
      </w:r>
      <w:r>
        <w:rPr>
          <w:rFonts w:hint="eastAsia"/>
          <w:lang w:eastAsia="zh-CN"/>
        </w:rPr>
        <w:t>这会帮助您明确该项目的目的。项目细节可记录在接下来的</w:t>
      </w:r>
      <w:r w:rsidR="00436B27">
        <w:rPr>
          <w:rFonts w:hint="eastAsia"/>
          <w:b/>
          <w:lang w:eastAsia="zh-CN"/>
        </w:rPr>
        <w:t>业务</w:t>
      </w:r>
      <w:r w:rsidRPr="00A54277">
        <w:rPr>
          <w:rFonts w:hint="eastAsia"/>
          <w:b/>
          <w:lang w:eastAsia="zh-CN"/>
        </w:rPr>
        <w:t>问题</w:t>
      </w:r>
      <w:r>
        <w:rPr>
          <w:rFonts w:hint="eastAsia"/>
          <w:lang w:eastAsia="zh-CN"/>
        </w:rPr>
        <w:t>中的</w:t>
      </w:r>
      <w:r w:rsidRPr="00A54277">
        <w:rPr>
          <w:rFonts w:hint="eastAsia"/>
          <w:b/>
          <w:color w:val="4F81BD" w:themeColor="accent1"/>
          <w:lang w:eastAsia="zh-CN"/>
        </w:rPr>
        <w:t>问题描述</w:t>
      </w:r>
      <w:r>
        <w:rPr>
          <w:rFonts w:hint="eastAsia"/>
          <w:lang w:eastAsia="zh-CN"/>
        </w:rPr>
        <w:t>部分。</w:t>
      </w:r>
    </w:p>
    <w:p w14:paraId="77F0442D" w14:textId="77777777" w:rsidR="006B3872" w:rsidRDefault="00A54277">
      <w:pPr>
        <w:pStyle w:val="FirstParagraph"/>
        <w:rPr>
          <w:lang w:eastAsia="zh-CN"/>
        </w:rPr>
      </w:pPr>
      <w:r>
        <w:rPr>
          <w:rFonts w:hint="eastAsia"/>
          <w:lang w:eastAsia="zh-CN"/>
        </w:rPr>
        <w:t>完成后，请点击</w:t>
      </w:r>
      <w:r w:rsidRPr="00A54277">
        <w:rPr>
          <w:rFonts w:hint="eastAsia"/>
          <w:b/>
          <w:lang w:eastAsia="zh-CN"/>
        </w:rPr>
        <w:t>继续</w:t>
      </w:r>
      <w:r>
        <w:rPr>
          <w:rFonts w:hint="eastAsia"/>
          <w:lang w:eastAsia="zh-CN"/>
        </w:rPr>
        <w:t>按钮。</w:t>
      </w:r>
    </w:p>
    <w:bookmarkStart w:id="28" w:name="business-problem"/>
    <w:p w14:paraId="57746F2D" w14:textId="77777777" w:rsidR="006B3872" w:rsidRDefault="00107830">
      <w:pPr>
        <w:pStyle w:val="3"/>
        <w:rPr>
          <w:lang w:eastAsia="zh-CN"/>
        </w:rPr>
      </w:pPr>
      <w:r>
        <w:fldChar w:fldCharType="begin"/>
      </w:r>
      <w:r>
        <w:rPr>
          <w:lang w:eastAsia="zh-CN"/>
        </w:rPr>
        <w:instrText xml:space="preserve"> HYPERLINK \l "business-problem" \h </w:instrText>
      </w:r>
      <w:r>
        <w:fldChar w:fldCharType="end"/>
      </w:r>
      <w:hyperlink w:anchor="business-problem">
        <w:r>
          <w:rPr>
            <w:rStyle w:val="ad"/>
            <w:lang w:eastAsia="zh-CN"/>
          </w:rPr>
          <w:t xml:space="preserve">3.2. </w:t>
        </w:r>
        <w:r w:rsidR="00E35B7E">
          <w:rPr>
            <w:rStyle w:val="ad"/>
            <w:rFonts w:hint="eastAsia"/>
            <w:lang w:eastAsia="zh-CN"/>
          </w:rPr>
          <w:t>描述您的业务问题</w:t>
        </w:r>
      </w:hyperlink>
      <w:bookmarkEnd w:id="28"/>
    </w:p>
    <w:p w14:paraId="28DA02DE" w14:textId="77777777" w:rsidR="006B3872" w:rsidRDefault="008A0075">
      <w:pPr>
        <w:pStyle w:val="FirstParagraph"/>
        <w:rPr>
          <w:lang w:eastAsia="zh-CN"/>
        </w:rPr>
      </w:pPr>
      <w:r w:rsidRPr="008A0075">
        <w:rPr>
          <w:rFonts w:hint="eastAsia"/>
          <w:lang w:eastAsia="zh-CN"/>
        </w:rPr>
        <w:t>在</w:t>
      </w:r>
      <w:r w:rsidRPr="008A0075">
        <w:rPr>
          <w:rFonts w:hint="eastAsia"/>
          <w:b/>
          <w:lang w:eastAsia="zh-CN"/>
        </w:rPr>
        <w:t>业务问题</w:t>
      </w:r>
      <w:r w:rsidRPr="008A0075">
        <w:rPr>
          <w:rFonts w:hint="eastAsia"/>
          <w:lang w:eastAsia="zh-CN"/>
        </w:rPr>
        <w:t>部分，您将</w:t>
      </w:r>
      <w:r>
        <w:rPr>
          <w:rFonts w:hint="eastAsia"/>
          <w:lang w:eastAsia="zh-CN"/>
        </w:rPr>
        <w:t>记录该</w:t>
      </w:r>
      <w:r w:rsidRPr="008A0075">
        <w:rPr>
          <w:rFonts w:hint="eastAsia"/>
          <w:lang w:eastAsia="zh-CN"/>
        </w:rPr>
        <w:t>项目的</w:t>
      </w:r>
      <w:r w:rsidRPr="008A0075">
        <w:rPr>
          <w:rFonts w:hint="eastAsia"/>
          <w:b/>
          <w:lang w:eastAsia="zh-CN"/>
        </w:rPr>
        <w:t>问题</w:t>
      </w:r>
      <w:r>
        <w:rPr>
          <w:rFonts w:hint="eastAsia"/>
          <w:b/>
          <w:lang w:eastAsia="zh-CN"/>
        </w:rPr>
        <w:t>陈述</w:t>
      </w:r>
      <w:r w:rsidRPr="008A0075">
        <w:rPr>
          <w:rFonts w:hint="eastAsia"/>
          <w:lang w:eastAsia="zh-CN"/>
        </w:rPr>
        <w:t>和</w:t>
      </w:r>
      <w:r w:rsidRPr="008A0075">
        <w:rPr>
          <w:rFonts w:hint="eastAsia"/>
          <w:b/>
          <w:lang w:eastAsia="zh-CN"/>
        </w:rPr>
        <w:t>问题类型</w:t>
      </w:r>
      <w:r w:rsidRPr="008A0075">
        <w:rPr>
          <w:rFonts w:hint="eastAsia"/>
          <w:lang w:eastAsia="zh-CN"/>
        </w:rPr>
        <w:t>。</w:t>
      </w:r>
    </w:p>
    <w:p w14:paraId="4EACB93E" w14:textId="77777777" w:rsidR="006B3872" w:rsidRDefault="008A0075">
      <w:pPr>
        <w:pStyle w:val="a0"/>
        <w:rPr>
          <w:lang w:eastAsia="zh-CN"/>
        </w:rPr>
      </w:pPr>
      <w:r>
        <w:rPr>
          <w:rFonts w:hint="eastAsia"/>
          <w:lang w:eastAsia="zh-CN"/>
        </w:rPr>
        <w:t>您可在项目的问题描述（可选）纷纷记录问题陈述和业务价值。这些记录</w:t>
      </w:r>
      <w:r w:rsidR="00E81786">
        <w:rPr>
          <w:rFonts w:hint="eastAsia"/>
          <w:lang w:eastAsia="zh-CN"/>
        </w:rPr>
        <w:t>有助于</w:t>
      </w:r>
      <w:r>
        <w:rPr>
          <w:rFonts w:hint="eastAsia"/>
          <w:lang w:eastAsia="zh-CN"/>
        </w:rPr>
        <w:t>相关部门的持续跟踪和</w:t>
      </w:r>
      <w:r w:rsidR="009B7E42">
        <w:rPr>
          <w:rFonts w:hint="eastAsia"/>
          <w:lang w:eastAsia="zh-CN"/>
        </w:rPr>
        <w:t>评估</w:t>
      </w:r>
      <w:r w:rsidR="00E81786">
        <w:rPr>
          <w:rFonts w:hint="eastAsia"/>
          <w:lang w:eastAsia="zh-CN"/>
        </w:rPr>
        <w:t>。</w:t>
      </w:r>
    </w:p>
    <w:p w14:paraId="534B5B03" w14:textId="77777777" w:rsidR="006B3872" w:rsidRDefault="00E81786">
      <w:pPr>
        <w:pStyle w:val="a0"/>
        <w:rPr>
          <w:lang w:eastAsia="zh-CN"/>
        </w:rPr>
      </w:pPr>
      <w:bookmarkStart w:id="29" w:name="business-problem-type"/>
      <w:r>
        <w:rPr>
          <w:rFonts w:hint="eastAsia"/>
          <w:lang w:eastAsia="zh-CN"/>
        </w:rPr>
        <w:t>在</w:t>
      </w:r>
      <w:r w:rsidRPr="00E81786">
        <w:rPr>
          <w:rFonts w:hint="eastAsia"/>
          <w:b/>
          <w:lang w:eastAsia="zh-CN"/>
        </w:rPr>
        <w:t>问题类型</w:t>
      </w:r>
      <w:r>
        <w:rPr>
          <w:rFonts w:hint="eastAsia"/>
          <w:lang w:eastAsia="zh-CN"/>
        </w:rPr>
        <w:t>中，您可选择希望项目模型预测的类型：</w:t>
      </w:r>
    </w:p>
    <w:bookmarkEnd w:id="29"/>
    <w:p w14:paraId="0CEF539E" w14:textId="77777777" w:rsidR="006B3872" w:rsidRDefault="00E81786" w:rsidP="00107830">
      <w:pPr>
        <w:numPr>
          <w:ilvl w:val="0"/>
          <w:numId w:val="36"/>
        </w:numPr>
        <w:rPr>
          <w:lang w:eastAsia="zh-CN"/>
        </w:rPr>
      </w:pPr>
      <w:r>
        <w:rPr>
          <w:rFonts w:hint="eastAsia"/>
          <w:b/>
          <w:lang w:eastAsia="zh-CN"/>
        </w:rPr>
        <w:t>对错（二分类）</w:t>
      </w:r>
      <w:r w:rsidR="00107830">
        <w:rPr>
          <w:lang w:eastAsia="zh-CN"/>
        </w:rPr>
        <w:t xml:space="preserve">: </w:t>
      </w:r>
      <w:r>
        <w:rPr>
          <w:rFonts w:hint="eastAsia"/>
          <w:lang w:eastAsia="zh-CN"/>
        </w:rPr>
        <w:t>项目建立的模型将用于预测时间是否会发生。例如客户是否会购买该产品。</w:t>
      </w:r>
    </w:p>
    <w:p w14:paraId="5467797D" w14:textId="77777777" w:rsidR="006B3872" w:rsidRDefault="00E81786" w:rsidP="00107830">
      <w:pPr>
        <w:numPr>
          <w:ilvl w:val="0"/>
          <w:numId w:val="36"/>
        </w:numPr>
        <w:rPr>
          <w:lang w:eastAsia="zh-CN"/>
        </w:rPr>
      </w:pPr>
      <w:r>
        <w:rPr>
          <w:rFonts w:hint="eastAsia"/>
          <w:b/>
          <w:lang w:eastAsia="zh-CN"/>
        </w:rPr>
        <w:lastRenderedPageBreak/>
        <w:t>连续值（回归）</w:t>
      </w:r>
      <w:r w:rsidR="00107830">
        <w:rPr>
          <w:lang w:eastAsia="zh-CN"/>
        </w:rPr>
        <w:t xml:space="preserve">: </w:t>
      </w:r>
      <w:r>
        <w:rPr>
          <w:rFonts w:hint="eastAsia"/>
          <w:lang w:eastAsia="zh-CN"/>
        </w:rPr>
        <w:t>预测连续值</w:t>
      </w:r>
      <w:r>
        <w:rPr>
          <w:rFonts w:hint="eastAsia"/>
          <w:lang w:eastAsia="zh-CN"/>
        </w:rPr>
        <w:t>/</w:t>
      </w:r>
      <w:r>
        <w:rPr>
          <w:rFonts w:hint="eastAsia"/>
          <w:lang w:eastAsia="zh-CN"/>
        </w:rPr>
        <w:t>数值。例如根据给定的变量，预测转化一个客户的成本是多少。</w:t>
      </w:r>
    </w:p>
    <w:p w14:paraId="20AC86E1" w14:textId="77777777" w:rsidR="006B3872" w:rsidRDefault="00E81786">
      <w:pPr>
        <w:pStyle w:val="FirstParagraph"/>
        <w:rPr>
          <w:lang w:eastAsia="zh-CN"/>
        </w:rPr>
      </w:pPr>
      <w:r>
        <w:rPr>
          <w:rFonts w:hint="eastAsia"/>
          <w:lang w:eastAsia="zh-CN"/>
        </w:rPr>
        <w:t>一旦您设置好您的</w:t>
      </w:r>
      <w:r w:rsidRPr="00E81786">
        <w:rPr>
          <w:rFonts w:hint="eastAsia"/>
          <w:b/>
          <w:lang w:eastAsia="zh-CN"/>
        </w:rPr>
        <w:t>业务问题</w:t>
      </w:r>
      <w:r>
        <w:rPr>
          <w:rFonts w:hint="eastAsia"/>
          <w:lang w:eastAsia="zh-CN"/>
        </w:rPr>
        <w:t>和</w:t>
      </w:r>
      <w:r w:rsidRPr="00E81786">
        <w:rPr>
          <w:rFonts w:hint="eastAsia"/>
          <w:b/>
          <w:lang w:eastAsia="zh-CN"/>
        </w:rPr>
        <w:t>问题类型</w:t>
      </w:r>
      <w:r>
        <w:rPr>
          <w:rFonts w:hint="eastAsia"/>
          <w:lang w:eastAsia="zh-CN"/>
        </w:rPr>
        <w:t>后，点击</w:t>
      </w:r>
      <w:r w:rsidRPr="00E81786">
        <w:rPr>
          <w:rFonts w:hint="eastAsia"/>
          <w:b/>
          <w:lang w:eastAsia="zh-CN"/>
        </w:rPr>
        <w:t>继续</w:t>
      </w:r>
      <w:r>
        <w:rPr>
          <w:rFonts w:hint="eastAsia"/>
          <w:lang w:eastAsia="zh-CN"/>
        </w:rPr>
        <w:t>进入下一步，将您的数据上传到</w:t>
      </w:r>
      <w:r>
        <w:rPr>
          <w:rFonts w:hint="eastAsia"/>
          <w:lang w:eastAsia="zh-CN"/>
        </w:rPr>
        <w:t>R</w:t>
      </w:r>
      <w:r>
        <w:rPr>
          <w:lang w:eastAsia="zh-CN"/>
        </w:rPr>
        <w:t>2-L</w:t>
      </w:r>
      <w:r>
        <w:rPr>
          <w:rFonts w:hint="eastAsia"/>
          <w:lang w:eastAsia="zh-CN"/>
        </w:rPr>
        <w:t>ear</w:t>
      </w:r>
      <w:r>
        <w:rPr>
          <w:lang w:eastAsia="zh-CN"/>
        </w:rPr>
        <w:t>n</w:t>
      </w:r>
      <w:r>
        <w:rPr>
          <w:rFonts w:hint="eastAsia"/>
          <w:lang w:eastAsia="zh-CN"/>
        </w:rPr>
        <w:t>上。</w:t>
      </w:r>
    </w:p>
    <w:bookmarkStart w:id="30" w:name="_working_with_your_data"/>
    <w:p w14:paraId="15BF30BF" w14:textId="77777777" w:rsidR="006B3872" w:rsidRDefault="00107830">
      <w:pPr>
        <w:pStyle w:val="3"/>
        <w:rPr>
          <w:lang w:eastAsia="zh-CN"/>
        </w:rPr>
      </w:pPr>
      <w:r>
        <w:fldChar w:fldCharType="begin"/>
      </w:r>
      <w:r>
        <w:rPr>
          <w:lang w:eastAsia="zh-CN"/>
        </w:rPr>
        <w:instrText xml:space="preserve"> HYPERLINK \l "_working_with_your_data" \h </w:instrText>
      </w:r>
      <w:r>
        <w:fldChar w:fldCharType="end"/>
      </w:r>
      <w:hyperlink w:anchor="_working_with_your_data">
        <w:r>
          <w:rPr>
            <w:rStyle w:val="ad"/>
            <w:lang w:eastAsia="zh-CN"/>
          </w:rPr>
          <w:t xml:space="preserve">3.3. </w:t>
        </w:r>
        <w:r w:rsidR="00573FC6">
          <w:rPr>
            <w:rStyle w:val="ad"/>
            <w:rFonts w:hint="eastAsia"/>
            <w:lang w:eastAsia="zh-CN"/>
          </w:rPr>
          <w:t>处理您的数据</w:t>
        </w:r>
      </w:hyperlink>
      <w:bookmarkEnd w:id="30"/>
    </w:p>
    <w:p w14:paraId="62BDBC0B" w14:textId="77777777" w:rsidR="006B3872" w:rsidRDefault="00573FC6">
      <w:pPr>
        <w:pStyle w:val="FirstParagraph"/>
        <w:rPr>
          <w:lang w:eastAsia="zh-CN"/>
        </w:rPr>
      </w:pPr>
      <w:r>
        <w:rPr>
          <w:rFonts w:hint="eastAsia"/>
          <w:lang w:eastAsia="zh-CN"/>
        </w:rPr>
        <w:t>现在我们开始处理您的数据，</w:t>
      </w:r>
      <w:r w:rsidRPr="00573FC6">
        <w:rPr>
          <w:rFonts w:hint="eastAsia"/>
          <w:b/>
          <w:lang w:eastAsia="zh-CN"/>
        </w:rPr>
        <w:t>数据</w:t>
      </w:r>
      <w:r>
        <w:rPr>
          <w:rFonts w:hint="eastAsia"/>
          <w:lang w:eastAsia="zh-CN"/>
        </w:rPr>
        <w:t>部分将引导您一起完成：</w:t>
      </w:r>
    </w:p>
    <w:p w14:paraId="23E3D5BA" w14:textId="77777777" w:rsidR="006B3872" w:rsidRDefault="0060230A" w:rsidP="00107830">
      <w:pPr>
        <w:numPr>
          <w:ilvl w:val="0"/>
          <w:numId w:val="37"/>
        </w:numPr>
        <w:rPr>
          <w:lang w:eastAsia="zh-CN"/>
        </w:rPr>
      </w:pPr>
      <w:r>
        <w:rPr>
          <w:rStyle w:val="ad"/>
          <w:rFonts w:hint="eastAsia"/>
          <w:color w:val="auto"/>
          <w:lang w:eastAsia="zh-CN"/>
        </w:rPr>
        <w:t>首先</w:t>
      </w:r>
      <w:r w:rsidR="00573FC6" w:rsidRPr="00573FC6">
        <w:rPr>
          <w:rStyle w:val="ad"/>
          <w:rFonts w:hint="eastAsia"/>
          <w:color w:val="auto"/>
          <w:lang w:eastAsia="zh-CN"/>
        </w:rPr>
        <w:t>在</w:t>
      </w:r>
      <w:r w:rsidR="00573FC6" w:rsidRPr="00573FC6">
        <w:rPr>
          <w:rStyle w:val="ad"/>
          <w:rFonts w:hint="eastAsia"/>
          <w:b/>
          <w:color w:val="auto"/>
          <w:lang w:eastAsia="zh-CN"/>
        </w:rPr>
        <w:t>数据连接</w:t>
      </w:r>
      <w:r w:rsidR="00573FC6" w:rsidRPr="00573FC6">
        <w:rPr>
          <w:rStyle w:val="ad"/>
          <w:rFonts w:hint="eastAsia"/>
          <w:color w:val="auto"/>
          <w:lang w:eastAsia="zh-CN"/>
        </w:rPr>
        <w:t>中</w:t>
      </w:r>
      <w:r w:rsidR="00573FC6" w:rsidRPr="0060230A">
        <w:rPr>
          <w:rStyle w:val="ad"/>
          <w:rFonts w:hint="eastAsia"/>
          <w:b/>
          <w:lang w:eastAsia="zh-CN"/>
        </w:rPr>
        <w:t>上传您的数据</w:t>
      </w:r>
      <w:r w:rsidR="00573FC6" w:rsidRPr="0060230A">
        <w:rPr>
          <w:rStyle w:val="ad"/>
          <w:rFonts w:hint="eastAsia"/>
          <w:color w:val="auto"/>
          <w:lang w:eastAsia="zh-CN"/>
        </w:rPr>
        <w:t>。</w:t>
      </w:r>
    </w:p>
    <w:p w14:paraId="768B1157" w14:textId="0A07C484" w:rsidR="006B3872" w:rsidRDefault="00DF66CC" w:rsidP="00107830">
      <w:pPr>
        <w:numPr>
          <w:ilvl w:val="0"/>
          <w:numId w:val="37"/>
        </w:numPr>
        <w:rPr>
          <w:lang w:eastAsia="zh-CN"/>
        </w:rPr>
      </w:pPr>
      <w:ins w:id="31" w:author="Li Xiang" w:date="2018-10-19T16:21:00Z">
        <w:r>
          <w:rPr>
            <w:rStyle w:val="ad"/>
            <w:rFonts w:hint="eastAsia"/>
            <w:color w:val="auto"/>
            <w:lang w:eastAsia="zh-CN"/>
          </w:rPr>
          <w:t>然后</w:t>
        </w:r>
      </w:ins>
      <w:ins w:id="32" w:author="Li Xiang" w:date="2018-10-19T16:22:00Z">
        <w:r>
          <w:rPr>
            <w:rStyle w:val="ad"/>
            <w:rFonts w:hint="eastAsia"/>
            <w:color w:val="auto"/>
            <w:lang w:eastAsia="zh-CN"/>
          </w:rPr>
          <w:t>在数据概览中</w:t>
        </w:r>
      </w:ins>
      <w:del w:id="33" w:author="Li Xiang" w:date="2018-10-19T16:22:00Z">
        <w:r w:rsidR="0060230A" w:rsidRPr="0060230A" w:rsidDel="00DF66CC">
          <w:rPr>
            <w:rStyle w:val="ad"/>
            <w:rFonts w:hint="eastAsia"/>
            <w:color w:val="auto"/>
            <w:lang w:eastAsia="zh-CN"/>
          </w:rPr>
          <w:delText>根据以下步骤</w:delText>
        </w:r>
      </w:del>
      <w:r w:rsidR="00573FC6" w:rsidRPr="0060230A">
        <w:rPr>
          <w:rStyle w:val="ad"/>
          <w:rFonts w:hint="eastAsia"/>
          <w:b/>
          <w:lang w:eastAsia="zh-CN"/>
        </w:rPr>
        <w:t>清洗</w:t>
      </w:r>
      <w:r w:rsidR="0060230A" w:rsidRPr="0060230A">
        <w:rPr>
          <w:rStyle w:val="ad"/>
          <w:rFonts w:hint="eastAsia"/>
          <w:b/>
          <w:lang w:eastAsia="zh-CN"/>
        </w:rPr>
        <w:t>您的</w:t>
      </w:r>
      <w:r w:rsidR="00573FC6" w:rsidRPr="0060230A">
        <w:rPr>
          <w:rStyle w:val="ad"/>
          <w:rFonts w:hint="eastAsia"/>
          <w:b/>
          <w:lang w:eastAsia="zh-CN"/>
        </w:rPr>
        <w:t>数据</w:t>
      </w:r>
      <w:r w:rsidR="0060230A" w:rsidRPr="0060230A">
        <w:rPr>
          <w:rStyle w:val="ad"/>
          <w:rFonts w:hint="eastAsia"/>
          <w:color w:val="auto"/>
          <w:lang w:eastAsia="zh-CN"/>
        </w:rPr>
        <w:t>：</w:t>
      </w:r>
    </w:p>
    <w:p w14:paraId="50252F77" w14:textId="78EDF846" w:rsidR="006B3872" w:rsidDel="009B712B" w:rsidRDefault="0060230A" w:rsidP="006C4952">
      <w:pPr>
        <w:numPr>
          <w:ilvl w:val="1"/>
          <w:numId w:val="38"/>
        </w:numPr>
        <w:rPr>
          <w:del w:id="34" w:author="Li Xiang" w:date="2018-10-19T16:22:00Z"/>
          <w:lang w:eastAsia="zh-CN"/>
        </w:rPr>
      </w:pPr>
      <w:del w:id="35" w:author="Li Xiang" w:date="2018-10-19T16:22:00Z">
        <w:r w:rsidDel="009B712B">
          <w:rPr>
            <w:rStyle w:val="ad"/>
            <w:rFonts w:hint="eastAsia"/>
            <w:b/>
            <w:lang w:eastAsia="zh-CN"/>
          </w:rPr>
          <w:delText>数据预览</w:delText>
        </w:r>
        <w:r w:rsidRPr="0060230A" w:rsidDel="009B712B">
          <w:rPr>
            <w:rStyle w:val="ad"/>
            <w:rFonts w:hint="eastAsia"/>
            <w:color w:val="auto"/>
            <w:lang w:eastAsia="zh-CN"/>
          </w:rPr>
          <w:delText>，</w:delText>
        </w:r>
        <w:r w:rsidDel="009B712B">
          <w:rPr>
            <w:rFonts w:hint="eastAsia"/>
            <w:lang w:eastAsia="zh-CN"/>
          </w:rPr>
          <w:delText>检查数据的标题行。</w:delText>
        </w:r>
      </w:del>
    </w:p>
    <w:p w14:paraId="3D9AC19F" w14:textId="432BAB07" w:rsidR="006B3872" w:rsidDel="009B712B" w:rsidRDefault="0060230A" w:rsidP="00107830">
      <w:pPr>
        <w:numPr>
          <w:ilvl w:val="1"/>
          <w:numId w:val="38"/>
        </w:numPr>
        <w:rPr>
          <w:del w:id="36" w:author="Li Xiang" w:date="2018-10-19T16:22:00Z"/>
          <w:lang w:eastAsia="zh-CN"/>
        </w:rPr>
      </w:pPr>
      <w:del w:id="37" w:author="Li Xiang" w:date="2018-10-19T16:22:00Z">
        <w:r w:rsidDel="009B712B">
          <w:rPr>
            <w:rStyle w:val="ad"/>
            <w:rFonts w:hint="eastAsia"/>
            <w:b/>
            <w:lang w:eastAsia="zh-CN"/>
          </w:rPr>
          <w:delText>数据类型</w:delText>
        </w:r>
        <w:r w:rsidR="00107830" w:rsidDel="009B712B">
          <w:rPr>
            <w:lang w:eastAsia="zh-CN"/>
          </w:rPr>
          <w:delText xml:space="preserve">, </w:delText>
        </w:r>
        <w:r w:rsidDel="009B712B">
          <w:rPr>
            <w:lang w:eastAsia="zh-CN"/>
          </w:rPr>
          <w:delText>R2-L</w:delText>
        </w:r>
        <w:r w:rsidDel="009B712B">
          <w:rPr>
            <w:rFonts w:hint="eastAsia"/>
            <w:lang w:eastAsia="zh-CN"/>
          </w:rPr>
          <w:delText>earn</w:delText>
        </w:r>
        <w:r w:rsidDel="009B712B">
          <w:rPr>
            <w:rFonts w:hint="eastAsia"/>
            <w:lang w:eastAsia="zh-CN"/>
          </w:rPr>
          <w:delText>会为您自动判断每列数据的数据类型。</w:delText>
        </w:r>
      </w:del>
    </w:p>
    <w:p w14:paraId="7502BEFC" w14:textId="6D8367BE" w:rsidR="006B3872" w:rsidDel="009B712B" w:rsidRDefault="00C5364D" w:rsidP="00107830">
      <w:pPr>
        <w:numPr>
          <w:ilvl w:val="0"/>
          <w:numId w:val="37"/>
        </w:numPr>
        <w:rPr>
          <w:del w:id="38" w:author="Li Xiang" w:date="2018-10-19T16:22:00Z"/>
          <w:lang w:eastAsia="zh-CN"/>
        </w:rPr>
      </w:pPr>
      <w:del w:id="39" w:author="Li Xiang" w:date="2018-10-19T16:22:00Z">
        <w:r w:rsidDel="009B712B">
          <w:rPr>
            <w:rFonts w:hint="eastAsia"/>
            <w:lang w:eastAsia="zh-CN"/>
          </w:rPr>
          <w:delText>接下来，您可给</w:delText>
        </w:r>
        <w:r w:rsidDel="009B712B">
          <w:rPr>
            <w:rFonts w:hint="eastAsia"/>
            <w:lang w:eastAsia="zh-CN"/>
          </w:rPr>
          <w:delText>R</w:delText>
        </w:r>
        <w:r w:rsidDel="009B712B">
          <w:rPr>
            <w:lang w:eastAsia="zh-CN"/>
          </w:rPr>
          <w:delText>2-L</w:delText>
        </w:r>
        <w:r w:rsidDel="009B712B">
          <w:rPr>
            <w:rFonts w:hint="eastAsia"/>
            <w:lang w:eastAsia="zh-CN"/>
          </w:rPr>
          <w:delText>ear</w:delText>
        </w:r>
        <w:r w:rsidDel="009B712B">
          <w:rPr>
            <w:lang w:eastAsia="zh-CN"/>
          </w:rPr>
          <w:delText>n</w:delText>
        </w:r>
        <w:r w:rsidDel="009B712B">
          <w:rPr>
            <w:rFonts w:hint="eastAsia"/>
            <w:lang w:eastAsia="zh-CN"/>
          </w:rPr>
          <w:delText>指定您希望机器学习模型预测的</w:delText>
        </w:r>
        <w:r w:rsidRPr="00C5364D" w:rsidDel="009B712B">
          <w:rPr>
            <w:rFonts w:hint="eastAsia"/>
            <w:b/>
            <w:color w:val="4F81BD" w:themeColor="accent1"/>
            <w:lang w:eastAsia="zh-CN"/>
          </w:rPr>
          <w:delText>目标变量</w:delText>
        </w:r>
        <w:r w:rsidDel="009B712B">
          <w:rPr>
            <w:rFonts w:hint="eastAsia"/>
            <w:lang w:eastAsia="zh-CN"/>
          </w:rPr>
          <w:delText>。</w:delText>
        </w:r>
      </w:del>
    </w:p>
    <w:p w14:paraId="0565BBAB" w14:textId="114272A1" w:rsidR="006B3872" w:rsidRDefault="009B712B" w:rsidP="00107830">
      <w:pPr>
        <w:numPr>
          <w:ilvl w:val="0"/>
          <w:numId w:val="37"/>
        </w:numPr>
      </w:pPr>
      <w:ins w:id="40" w:author="Li Xiang" w:date="2018-10-19T16:22:00Z">
        <w:r>
          <w:rPr>
            <w:rFonts w:hint="eastAsia"/>
            <w:b/>
            <w:lang w:eastAsia="zh-CN"/>
          </w:rPr>
          <w:t>在</w:t>
        </w:r>
      </w:ins>
      <w:r w:rsidR="00C5364D">
        <w:rPr>
          <w:rFonts w:hint="eastAsia"/>
          <w:b/>
          <w:lang w:eastAsia="zh-CN"/>
        </w:rPr>
        <w:t>数据质量</w:t>
      </w:r>
      <w:ins w:id="41" w:author="Li Xiang" w:date="2018-10-19T16:22:00Z">
        <w:r>
          <w:rPr>
            <w:rFonts w:hint="eastAsia"/>
            <w:b/>
            <w:lang w:eastAsia="zh-CN"/>
          </w:rPr>
          <w:t>中</w:t>
        </w:r>
        <w:r w:rsidRPr="009B712B">
          <w:rPr>
            <w:rFonts w:hint="eastAsia"/>
            <w:b/>
            <w:color w:val="4F81BD" w:themeColor="accent1"/>
            <w:lang w:eastAsia="zh-CN"/>
            <w:rPrChange w:id="42" w:author="Li Xiang" w:date="2018-10-19T16:23:00Z">
              <w:rPr>
                <w:rFonts w:hint="eastAsia"/>
                <w:b/>
                <w:lang w:eastAsia="zh-CN"/>
              </w:rPr>
            </w:rPrChange>
          </w:rPr>
          <w:t>控制您的数据质量</w:t>
        </w:r>
      </w:ins>
      <w:del w:id="43" w:author="Li Xiang" w:date="2018-10-19T16:23:00Z">
        <w:r w:rsidR="00107830" w:rsidDel="009B712B">
          <w:delText>:</w:delText>
        </w:r>
      </w:del>
    </w:p>
    <w:p w14:paraId="2ADD34D0" w14:textId="77777777" w:rsidR="006B3872" w:rsidRDefault="00C5364D">
      <w:pPr>
        <w:pStyle w:val="FirstParagraph"/>
        <w:rPr>
          <w:lang w:eastAsia="zh-CN"/>
        </w:rPr>
      </w:pPr>
      <w:r>
        <w:rPr>
          <w:rFonts w:hint="eastAsia"/>
          <w:lang w:eastAsia="zh-CN"/>
        </w:rPr>
        <w:t>高质量的训练集对机器学习是至关重要的。您的训练集需包含尽量多的与目标相关的信息。它应只包含与</w:t>
      </w:r>
      <w:r w:rsidRPr="00974914">
        <w:rPr>
          <w:rFonts w:hint="eastAsia"/>
          <w:color w:val="4F81BD" w:themeColor="accent1"/>
          <w:lang w:eastAsia="zh-CN"/>
        </w:rPr>
        <w:t>业务问题</w:t>
      </w:r>
      <w:r>
        <w:rPr>
          <w:rFonts w:hint="eastAsia"/>
          <w:lang w:eastAsia="zh-CN"/>
        </w:rPr>
        <w:t>相关的信息，且样本量尽可能大。</w:t>
      </w:r>
      <w:r w:rsidR="00974914">
        <w:rPr>
          <w:rFonts w:hint="eastAsia"/>
          <w:lang w:eastAsia="zh-CN"/>
        </w:rPr>
        <w:t>您可请专家确认训练集的质量。</w:t>
      </w:r>
      <w:r w:rsidR="00974914">
        <w:rPr>
          <w:rFonts w:hint="eastAsia"/>
          <w:lang w:eastAsia="zh-CN"/>
        </w:rPr>
        <w:t>R</w:t>
      </w:r>
      <w:r w:rsidR="00974914">
        <w:rPr>
          <w:lang w:eastAsia="zh-CN"/>
        </w:rPr>
        <w:t>2-L</w:t>
      </w:r>
      <w:r w:rsidR="00974914">
        <w:rPr>
          <w:rFonts w:hint="eastAsia"/>
          <w:lang w:eastAsia="zh-CN"/>
        </w:rPr>
        <w:t>ear</w:t>
      </w:r>
      <w:r w:rsidR="00974914">
        <w:rPr>
          <w:lang w:eastAsia="zh-CN"/>
        </w:rPr>
        <w:t>n</w:t>
      </w:r>
      <w:r w:rsidR="00974914">
        <w:rPr>
          <w:rFonts w:hint="eastAsia"/>
          <w:lang w:eastAsia="zh-CN"/>
        </w:rPr>
        <w:t>可用高质量的数据集完成机器学习其他所有工作。</w:t>
      </w:r>
    </w:p>
    <w:p w14:paraId="033FD10E" w14:textId="77777777" w:rsidR="006B3872" w:rsidRDefault="0059573A">
      <w:pPr>
        <w:pStyle w:val="a0"/>
        <w:rPr>
          <w:lang w:eastAsia="zh-CN"/>
        </w:rPr>
      </w:pPr>
      <w:r>
        <w:rPr>
          <w:rFonts w:hint="eastAsia"/>
          <w:lang w:eastAsia="zh-CN"/>
        </w:rPr>
        <w:t>当您上传数据后，</w:t>
      </w:r>
      <w:r>
        <w:rPr>
          <w:rFonts w:hint="eastAsia"/>
          <w:lang w:eastAsia="zh-CN"/>
        </w:rPr>
        <w:t>R</w:t>
      </w:r>
      <w:r>
        <w:rPr>
          <w:lang w:eastAsia="zh-CN"/>
        </w:rPr>
        <w:t>2-L</w:t>
      </w:r>
      <w:r>
        <w:rPr>
          <w:rFonts w:hint="eastAsia"/>
          <w:lang w:eastAsia="zh-CN"/>
        </w:rPr>
        <w:t>ear</w:t>
      </w:r>
      <w:r>
        <w:rPr>
          <w:lang w:eastAsia="zh-CN"/>
        </w:rPr>
        <w:t>n</w:t>
      </w:r>
      <w:r>
        <w:rPr>
          <w:rFonts w:hint="eastAsia"/>
          <w:lang w:eastAsia="zh-CN"/>
        </w:rPr>
        <w:t>会检测数据类型，检查数据质量，并自动修复问题或提醒您手动修复。</w:t>
      </w:r>
    </w:p>
    <w:bookmarkStart w:id="44" w:name="_uploading_your_data"/>
    <w:p w14:paraId="4243B01F" w14:textId="77777777" w:rsidR="006B3872" w:rsidRDefault="00107830">
      <w:pPr>
        <w:pStyle w:val="4"/>
        <w:rPr>
          <w:lang w:eastAsia="zh-CN"/>
        </w:rPr>
      </w:pPr>
      <w:r>
        <w:fldChar w:fldCharType="begin"/>
      </w:r>
      <w:r>
        <w:rPr>
          <w:lang w:eastAsia="zh-CN"/>
        </w:rPr>
        <w:instrText xml:space="preserve"> HYPERLINK \l "_uploading_your_data" \h </w:instrText>
      </w:r>
      <w:r>
        <w:fldChar w:fldCharType="end"/>
      </w:r>
      <w:hyperlink w:anchor="_uploading_your_data">
        <w:r>
          <w:rPr>
            <w:rStyle w:val="ad"/>
            <w:lang w:eastAsia="zh-CN"/>
          </w:rPr>
          <w:t xml:space="preserve">3.3.1. </w:t>
        </w:r>
        <w:r w:rsidR="00573FC6">
          <w:rPr>
            <w:rStyle w:val="ad"/>
            <w:rFonts w:hint="eastAsia"/>
            <w:lang w:eastAsia="zh-CN"/>
          </w:rPr>
          <w:t>上传您的数据</w:t>
        </w:r>
      </w:hyperlink>
      <w:bookmarkEnd w:id="44"/>
    </w:p>
    <w:p w14:paraId="39C86B48" w14:textId="77777777" w:rsidR="006B3872" w:rsidRDefault="0059573A">
      <w:pPr>
        <w:pStyle w:val="FirstParagraph"/>
        <w:rPr>
          <w:lang w:eastAsia="zh-CN"/>
        </w:rPr>
      </w:pPr>
      <w:r>
        <w:rPr>
          <w:rFonts w:hint="eastAsia"/>
          <w:lang w:eastAsia="zh-CN"/>
        </w:rPr>
        <w:t>您可在</w:t>
      </w:r>
      <w:r w:rsidRPr="0059573A">
        <w:rPr>
          <w:rFonts w:hint="eastAsia"/>
          <w:b/>
          <w:lang w:eastAsia="zh-CN"/>
        </w:rPr>
        <w:t>数据连接</w:t>
      </w:r>
      <w:r>
        <w:rPr>
          <w:rFonts w:hint="eastAsia"/>
          <w:lang w:eastAsia="zh-CN"/>
        </w:rPr>
        <w:t>选项中上传数据集。“</w:t>
      </w:r>
      <w:r w:rsidRPr="0059573A">
        <w:rPr>
          <w:rFonts w:hint="eastAsia"/>
          <w:lang w:eastAsia="zh-CN"/>
        </w:rPr>
        <w:t>数据连接</w:t>
      </w:r>
      <w:r>
        <w:rPr>
          <w:rFonts w:hint="eastAsia"/>
          <w:lang w:eastAsia="zh-CN"/>
        </w:rPr>
        <w:t>”</w:t>
      </w:r>
      <w:r w:rsidRPr="0059573A">
        <w:rPr>
          <w:rFonts w:hint="eastAsia"/>
          <w:lang w:eastAsia="zh-CN"/>
        </w:rPr>
        <w:t>选项允许您选择要用于机器学习模型的数据集。</w:t>
      </w:r>
    </w:p>
    <w:p w14:paraId="58C887B7" w14:textId="1F4663FD" w:rsidR="006B3872" w:rsidRDefault="009B712B">
      <w:pPr>
        <w:pStyle w:val="Compact"/>
      </w:pPr>
      <w:ins w:id="45" w:author="Li Xiang" w:date="2018-10-19T16:23:00Z">
        <w:r>
          <w:rPr>
            <w:noProof/>
          </w:rPr>
          <w:lastRenderedPageBreak/>
          <w:drawing>
            <wp:inline distT="0" distB="0" distL="0" distR="0" wp14:anchorId="3FF25638" wp14:editId="1AC8AA9F">
              <wp:extent cx="5486400" cy="2570077"/>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0" name="Picture" descr="assets/screenshots/project-031-data-connection.jp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486400" cy="2570077"/>
                      </a:xfrm>
                      <a:prstGeom prst="rect">
                        <a:avLst/>
                      </a:prstGeom>
                      <a:noFill/>
                      <a:ln w="9525">
                        <a:noFill/>
                        <a:headEnd/>
                        <a:tailEnd/>
                      </a:ln>
                    </pic:spPr>
                  </pic:pic>
                </a:graphicData>
              </a:graphic>
            </wp:inline>
          </w:drawing>
        </w:r>
      </w:ins>
      <w:del w:id="46" w:author="Li Xiang" w:date="2018-10-19T16:23:00Z">
        <w:r w:rsidR="00107830" w:rsidDel="009B712B">
          <w:rPr>
            <w:noProof/>
          </w:rPr>
          <w:drawing>
            <wp:inline distT="0" distB="0" distL="0" distR="0" wp14:anchorId="7C689DED" wp14:editId="6A76ACA9">
              <wp:extent cx="5334000" cy="1594216"/>
              <wp:effectExtent l="0" t="0" r="0" b="0"/>
              <wp:docPr id="9" name="Picture" descr="Connect R2-Learn to a dataset"/>
              <wp:cNvGraphicFramePr/>
              <a:graphic xmlns:a="http://schemas.openxmlformats.org/drawingml/2006/main">
                <a:graphicData uri="http://schemas.openxmlformats.org/drawingml/2006/picture">
                  <pic:pic xmlns:pic="http://schemas.openxmlformats.org/drawingml/2006/picture">
                    <pic:nvPicPr>
                      <pic:cNvPr id="0" name="Picture" descr="assets/screenshots/project-031-data-connection.jpg"/>
                      <pic:cNvPicPr>
                        <a:picLocks noChangeAspect="1" noChangeArrowheads="1"/>
                      </pic:cNvPicPr>
                    </pic:nvPicPr>
                    <pic:blipFill>
                      <a:blip r:embed="rId16"/>
                      <a:stretch>
                        <a:fillRect/>
                      </a:stretch>
                    </pic:blipFill>
                    <pic:spPr bwMode="auto">
                      <a:xfrm>
                        <a:off x="0" y="0"/>
                        <a:ext cx="5334000" cy="1594216"/>
                      </a:xfrm>
                      <a:prstGeom prst="rect">
                        <a:avLst/>
                      </a:prstGeom>
                      <a:noFill/>
                      <a:ln w="9525">
                        <a:noFill/>
                        <a:headEnd/>
                        <a:tailEnd/>
                      </a:ln>
                    </pic:spPr>
                  </pic:pic>
                </a:graphicData>
              </a:graphic>
            </wp:inline>
          </w:drawing>
        </w:r>
      </w:del>
    </w:p>
    <w:p w14:paraId="200B5A2A" w14:textId="77777777" w:rsidR="006B3872" w:rsidRDefault="0059573A">
      <w:pPr>
        <w:pStyle w:val="a0"/>
        <w:rPr>
          <w:lang w:eastAsia="zh-CN"/>
        </w:rPr>
      </w:pPr>
      <w:r>
        <w:rPr>
          <w:rFonts w:hint="eastAsia"/>
          <w:lang w:eastAsia="zh-CN"/>
        </w:rPr>
        <w:t>如上图所示，您可将训练集加载至</w:t>
      </w:r>
      <w:r>
        <w:rPr>
          <w:rFonts w:hint="eastAsia"/>
          <w:lang w:eastAsia="zh-CN"/>
        </w:rPr>
        <w:t>R</w:t>
      </w:r>
      <w:r>
        <w:rPr>
          <w:lang w:eastAsia="zh-CN"/>
        </w:rPr>
        <w:t>2-L</w:t>
      </w:r>
      <w:r>
        <w:rPr>
          <w:rFonts w:hint="eastAsia"/>
          <w:lang w:eastAsia="zh-CN"/>
        </w:rPr>
        <w:t>ear</w:t>
      </w:r>
      <w:r>
        <w:rPr>
          <w:lang w:eastAsia="zh-CN"/>
        </w:rPr>
        <w:t>n</w:t>
      </w:r>
      <w:r>
        <w:rPr>
          <w:rFonts w:hint="eastAsia"/>
          <w:lang w:eastAsia="zh-CN"/>
        </w:rPr>
        <w:t>中。您可以用以下方式完成：</w:t>
      </w:r>
    </w:p>
    <w:p w14:paraId="6E8EB933" w14:textId="77777777" w:rsidR="006B3872" w:rsidRDefault="0059573A" w:rsidP="00107830">
      <w:pPr>
        <w:numPr>
          <w:ilvl w:val="0"/>
          <w:numId w:val="39"/>
        </w:numPr>
      </w:pPr>
      <w:r>
        <w:rPr>
          <w:rFonts w:hint="eastAsia"/>
          <w:lang w:eastAsia="zh-CN"/>
        </w:rPr>
        <w:t>连接</w:t>
      </w:r>
      <w:r w:rsidRPr="0059573A">
        <w:rPr>
          <w:rFonts w:hint="eastAsia"/>
          <w:color w:val="4F81BD" w:themeColor="accent1"/>
          <w:lang w:eastAsia="zh-CN"/>
        </w:rPr>
        <w:t>数据库</w:t>
      </w:r>
      <w:r>
        <w:rPr>
          <w:rFonts w:hint="eastAsia"/>
          <w:lang w:eastAsia="zh-CN"/>
        </w:rPr>
        <w:t>，</w:t>
      </w:r>
    </w:p>
    <w:p w14:paraId="7463BF5A" w14:textId="77777777" w:rsidR="006B3872" w:rsidRDefault="0059573A" w:rsidP="00107830">
      <w:pPr>
        <w:numPr>
          <w:ilvl w:val="0"/>
          <w:numId w:val="39"/>
        </w:numPr>
      </w:pPr>
      <w:r>
        <w:rPr>
          <w:rFonts w:hint="eastAsia"/>
          <w:lang w:eastAsia="zh-CN"/>
        </w:rPr>
        <w:t>上传</w:t>
      </w:r>
      <w:r w:rsidRPr="0059573A">
        <w:rPr>
          <w:rFonts w:hint="eastAsia"/>
          <w:color w:val="4F81BD" w:themeColor="accent1"/>
          <w:lang w:eastAsia="zh-CN"/>
        </w:rPr>
        <w:t>本地文件</w:t>
      </w:r>
      <w:r>
        <w:rPr>
          <w:rFonts w:hint="eastAsia"/>
          <w:lang w:eastAsia="zh-CN"/>
        </w:rPr>
        <w:t>。</w:t>
      </w:r>
    </w:p>
    <w:p w14:paraId="31B0DA34" w14:textId="65CAC1BC" w:rsidR="006B3872" w:rsidRDefault="0059573A">
      <w:pPr>
        <w:pStyle w:val="FirstParagraph"/>
        <w:rPr>
          <w:ins w:id="47" w:author="Li Xiang" w:date="2018-10-19T16:23:00Z"/>
          <w:lang w:eastAsia="zh-CN"/>
        </w:rPr>
      </w:pPr>
      <w:r>
        <w:rPr>
          <w:rFonts w:hint="eastAsia"/>
          <w:lang w:eastAsia="zh-CN"/>
        </w:rPr>
        <w:t>若您刚开始了解</w:t>
      </w:r>
      <w:r>
        <w:rPr>
          <w:rFonts w:hint="eastAsia"/>
          <w:lang w:eastAsia="zh-CN"/>
        </w:rPr>
        <w:t>R</w:t>
      </w:r>
      <w:r>
        <w:rPr>
          <w:lang w:eastAsia="zh-CN"/>
        </w:rPr>
        <w:t>2</w:t>
      </w:r>
      <w:r>
        <w:rPr>
          <w:rFonts w:hint="eastAsia"/>
          <w:lang w:eastAsia="zh-CN"/>
        </w:rPr>
        <w:t>-</w:t>
      </w:r>
      <w:r>
        <w:rPr>
          <w:lang w:eastAsia="zh-CN"/>
        </w:rPr>
        <w:t>L</w:t>
      </w:r>
      <w:r>
        <w:rPr>
          <w:rFonts w:hint="eastAsia"/>
          <w:lang w:eastAsia="zh-CN"/>
        </w:rPr>
        <w:t>earn</w:t>
      </w:r>
      <w:r>
        <w:rPr>
          <w:rFonts w:hint="eastAsia"/>
          <w:lang w:eastAsia="zh-CN"/>
        </w:rPr>
        <w:t>，您可使用</w:t>
      </w:r>
      <w:r>
        <w:rPr>
          <w:rFonts w:hint="eastAsia"/>
          <w:lang w:eastAsia="zh-CN"/>
        </w:rPr>
        <w:t>R</w:t>
      </w:r>
      <w:r>
        <w:rPr>
          <w:lang w:eastAsia="zh-CN"/>
        </w:rPr>
        <w:t>2-L</w:t>
      </w:r>
      <w:r>
        <w:rPr>
          <w:rFonts w:hint="eastAsia"/>
          <w:lang w:eastAsia="zh-CN"/>
        </w:rPr>
        <w:t>earn</w:t>
      </w:r>
      <w:r>
        <w:rPr>
          <w:rFonts w:hint="eastAsia"/>
          <w:lang w:eastAsia="zh-CN"/>
        </w:rPr>
        <w:t>提供的训练数据集。</w:t>
      </w:r>
    </w:p>
    <w:p w14:paraId="2E772A2E" w14:textId="7623E743" w:rsidR="009B712B" w:rsidRPr="009B712B" w:rsidRDefault="009B712B" w:rsidP="009B712B">
      <w:pPr>
        <w:pStyle w:val="a0"/>
        <w:rPr>
          <w:rFonts w:hint="eastAsia"/>
          <w:lang w:eastAsia="zh-CN"/>
          <w:rPrChange w:id="48" w:author="Li Xiang" w:date="2018-10-19T16:23:00Z">
            <w:rPr/>
          </w:rPrChange>
        </w:rPr>
        <w:pPrChange w:id="49" w:author="Li Xiang" w:date="2018-10-19T16:23:00Z">
          <w:pPr>
            <w:pStyle w:val="FirstParagraph"/>
          </w:pPr>
        </w:pPrChange>
      </w:pPr>
      <w:ins w:id="50" w:author="Li Xiang" w:date="2018-10-19T16:23:00Z">
        <w:r>
          <w:rPr>
            <w:rFonts w:hint="eastAsia"/>
            <w:lang w:eastAsia="zh-CN"/>
          </w:rPr>
          <w:t>上传数据集后，您可修改</w:t>
        </w:r>
      </w:ins>
      <w:ins w:id="51" w:author="Li Xiang" w:date="2018-10-19T16:24:00Z">
        <w:r>
          <w:rPr>
            <w:rFonts w:hint="eastAsia"/>
            <w:lang w:eastAsia="zh-CN"/>
          </w:rPr>
          <w:t>用于建模的最大行数，</w:t>
        </w:r>
        <w:r>
          <w:rPr>
            <w:rFonts w:hint="eastAsia"/>
            <w:lang w:eastAsia="zh-CN"/>
          </w:rPr>
          <w:t>R</w:t>
        </w:r>
        <w:r>
          <w:rPr>
            <w:lang w:eastAsia="zh-CN"/>
          </w:rPr>
          <w:t>2-Learn</w:t>
        </w:r>
        <w:r>
          <w:rPr>
            <w:rFonts w:hint="eastAsia"/>
            <w:lang w:eastAsia="zh-CN"/>
          </w:rPr>
          <w:t>将使用不超过该大小的数据</w:t>
        </w:r>
      </w:ins>
      <w:ins w:id="52" w:author="Li Xiang" w:date="2018-10-19T16:25:00Z">
        <w:r>
          <w:rPr>
            <w:rFonts w:hint="eastAsia"/>
            <w:lang w:eastAsia="zh-CN"/>
          </w:rPr>
          <w:t>给您建模。</w:t>
        </w:r>
      </w:ins>
    </w:p>
    <w:tbl>
      <w:tblPr>
        <w:tblStyle w:val="Table"/>
        <w:tblW w:w="5000" w:type="pct"/>
        <w:tblLook w:val="07C0" w:firstRow="0" w:lastRow="1" w:firstColumn="1" w:lastColumn="1" w:noHBand="1" w:noVBand="1"/>
      </w:tblPr>
      <w:tblGrid>
        <w:gridCol w:w="1366"/>
        <w:gridCol w:w="7490"/>
      </w:tblGrid>
      <w:tr w:rsidR="006B3872" w14:paraId="43BDE593" w14:textId="77777777">
        <w:tc>
          <w:tcPr>
            <w:tcW w:w="0" w:type="auto"/>
          </w:tcPr>
          <w:p w14:paraId="68AFD621" w14:textId="77777777" w:rsidR="006B3872" w:rsidRDefault="0059573A">
            <w:pPr>
              <w:pStyle w:val="Compact"/>
            </w:pPr>
            <w:r>
              <w:rPr>
                <w:rFonts w:hint="eastAsia"/>
                <w:lang w:eastAsia="zh-CN"/>
              </w:rPr>
              <w:t>重要</w:t>
            </w:r>
          </w:p>
        </w:tc>
        <w:tc>
          <w:tcPr>
            <w:tcW w:w="0" w:type="auto"/>
          </w:tcPr>
          <w:p w14:paraId="3CB696A4" w14:textId="77777777" w:rsidR="006B3872" w:rsidRDefault="0059573A">
            <w:pPr>
              <w:pStyle w:val="Compact"/>
              <w:rPr>
                <w:lang w:eastAsia="zh-CN"/>
              </w:rPr>
            </w:pPr>
            <w:r>
              <w:rPr>
                <w:rFonts w:hint="eastAsia"/>
                <w:lang w:eastAsia="zh-CN"/>
              </w:rPr>
              <w:t>您上传的数据集必须包含标题行。</w:t>
            </w:r>
          </w:p>
        </w:tc>
      </w:tr>
    </w:tbl>
    <w:bookmarkStart w:id="53" w:name="_cleaning_your_data"/>
    <w:p w14:paraId="671D03A1" w14:textId="2AC1F737" w:rsidR="006B3872" w:rsidRDefault="00107830" w:rsidP="00E2456D">
      <w:pPr>
        <w:pStyle w:val="4"/>
        <w:rPr>
          <w:lang w:eastAsia="zh-CN"/>
        </w:rPr>
      </w:pPr>
      <w:r>
        <w:fldChar w:fldCharType="begin"/>
      </w:r>
      <w:r>
        <w:rPr>
          <w:lang w:eastAsia="zh-CN"/>
        </w:rPr>
        <w:instrText xml:space="preserve"> HYPERLINK \l "_cleaning_your_data" \h </w:instrText>
      </w:r>
      <w:r>
        <w:fldChar w:fldCharType="end"/>
      </w:r>
      <w:r w:rsidR="008979E4">
        <w:rPr>
          <w:rStyle w:val="ad"/>
          <w:lang w:eastAsia="zh-CN"/>
        </w:rPr>
        <w:fldChar w:fldCharType="begin"/>
      </w:r>
      <w:r w:rsidR="008979E4">
        <w:rPr>
          <w:rStyle w:val="ad"/>
          <w:lang w:eastAsia="zh-CN"/>
        </w:rPr>
        <w:instrText xml:space="preserve"> HYPERLINK \l "_cleaning_your_data" \h </w:instrText>
      </w:r>
      <w:r w:rsidR="008979E4">
        <w:rPr>
          <w:rStyle w:val="ad"/>
          <w:lang w:eastAsia="zh-CN"/>
        </w:rPr>
        <w:fldChar w:fldCharType="separate"/>
      </w:r>
      <w:r>
        <w:rPr>
          <w:rStyle w:val="ad"/>
          <w:lang w:eastAsia="zh-CN"/>
        </w:rPr>
        <w:t xml:space="preserve">3.3.2. </w:t>
      </w:r>
      <w:ins w:id="54" w:author="Li Xiang" w:date="2018-10-19T16:25:00Z">
        <w:r w:rsidR="009B712B">
          <w:rPr>
            <w:rStyle w:val="ad"/>
            <w:rFonts w:hint="eastAsia"/>
            <w:lang w:eastAsia="zh-CN"/>
          </w:rPr>
          <w:t>数据概览</w:t>
        </w:r>
      </w:ins>
      <w:del w:id="55" w:author="Li Xiang" w:date="2018-10-19T16:25:00Z">
        <w:r w:rsidR="00573FC6" w:rsidDel="009B712B">
          <w:rPr>
            <w:rStyle w:val="ad"/>
            <w:rFonts w:hint="eastAsia"/>
            <w:lang w:eastAsia="zh-CN"/>
          </w:rPr>
          <w:delText>清洗您的数据</w:delText>
        </w:r>
      </w:del>
      <w:r w:rsidR="008979E4">
        <w:rPr>
          <w:rStyle w:val="ad"/>
          <w:lang w:eastAsia="zh-CN"/>
        </w:rPr>
        <w:fldChar w:fldCharType="end"/>
      </w:r>
      <w:bookmarkEnd w:id="53"/>
    </w:p>
    <w:p w14:paraId="5F211F6A" w14:textId="623FB348" w:rsidR="006B3872" w:rsidDel="009B712B" w:rsidRDefault="0059573A" w:rsidP="00E2456D">
      <w:pPr>
        <w:pStyle w:val="5"/>
        <w:rPr>
          <w:del w:id="56" w:author="Li Xiang" w:date="2018-10-19T16:25:00Z"/>
          <w:lang w:eastAsia="zh-CN"/>
        </w:rPr>
      </w:pPr>
      <w:bookmarkStart w:id="57" w:name="_data_preview"/>
      <w:del w:id="58" w:author="Li Xiang" w:date="2018-10-19T16:25:00Z">
        <w:r w:rsidDel="009B712B">
          <w:rPr>
            <w:rFonts w:hint="eastAsia"/>
            <w:lang w:eastAsia="zh-CN"/>
          </w:rPr>
          <w:delText>数据预览</w:delText>
        </w:r>
        <w:r w:rsidR="008979E4" w:rsidDel="009B712B">
          <w:fldChar w:fldCharType="begin"/>
        </w:r>
        <w:r w:rsidR="008979E4" w:rsidDel="009B712B">
          <w:rPr>
            <w:lang w:eastAsia="zh-CN"/>
          </w:rPr>
          <w:delInstrText xml:space="preserve"> HYPERLINK \l "_data_preview" \h </w:delInstrText>
        </w:r>
        <w:r w:rsidR="008979E4" w:rsidDel="009B712B">
          <w:fldChar w:fldCharType="separate"/>
        </w:r>
        <w:r w:rsidR="008979E4" w:rsidDel="009B712B">
          <w:fldChar w:fldCharType="end"/>
        </w:r>
        <w:bookmarkEnd w:id="57"/>
      </w:del>
    </w:p>
    <w:p w14:paraId="14BEFCE1" w14:textId="22418FD3" w:rsidR="006B3872" w:rsidRDefault="0059573A" w:rsidP="001E7F4F">
      <w:pPr>
        <w:pStyle w:val="FirstParagraph"/>
        <w:rPr>
          <w:lang w:eastAsia="zh-CN"/>
        </w:rPr>
      </w:pPr>
      <w:r>
        <w:rPr>
          <w:rFonts w:hint="eastAsia"/>
          <w:lang w:eastAsia="zh-CN"/>
        </w:rPr>
        <w:t>训练集加载完成后，</w:t>
      </w:r>
      <w:r>
        <w:rPr>
          <w:rFonts w:hint="eastAsia"/>
          <w:lang w:eastAsia="zh-CN"/>
        </w:rPr>
        <w:t>R</w:t>
      </w:r>
      <w:r>
        <w:rPr>
          <w:lang w:eastAsia="zh-CN"/>
        </w:rPr>
        <w:t>2-L</w:t>
      </w:r>
      <w:r>
        <w:rPr>
          <w:rFonts w:hint="eastAsia"/>
          <w:lang w:eastAsia="zh-CN"/>
        </w:rPr>
        <w:t>earn</w:t>
      </w:r>
      <w:r>
        <w:rPr>
          <w:rFonts w:hint="eastAsia"/>
          <w:lang w:eastAsia="zh-CN"/>
        </w:rPr>
        <w:t>会</w:t>
      </w:r>
      <w:r w:rsidR="00B65FA3">
        <w:rPr>
          <w:rFonts w:hint="eastAsia"/>
          <w:lang w:eastAsia="zh-CN"/>
        </w:rPr>
        <w:t>在</w:t>
      </w:r>
      <w:r w:rsidR="00B65FA3" w:rsidRPr="00B65FA3">
        <w:rPr>
          <w:rFonts w:hint="eastAsia"/>
          <w:b/>
          <w:color w:val="4F81BD" w:themeColor="accent1"/>
          <w:lang w:eastAsia="zh-CN"/>
        </w:rPr>
        <w:t>数据</w:t>
      </w:r>
      <w:del w:id="59" w:author="Li Xiang" w:date="2018-10-19T16:25:00Z">
        <w:r w:rsidR="00B65FA3" w:rsidRPr="00B65FA3" w:rsidDel="009B712B">
          <w:rPr>
            <w:rFonts w:hint="eastAsia"/>
            <w:b/>
            <w:color w:val="4F81BD" w:themeColor="accent1"/>
            <w:lang w:eastAsia="zh-CN"/>
          </w:rPr>
          <w:delText>预览</w:delText>
        </w:r>
      </w:del>
      <w:ins w:id="60" w:author="Li Xiang" w:date="2018-10-19T16:25:00Z">
        <w:r w:rsidR="009B712B">
          <w:rPr>
            <w:rFonts w:hint="eastAsia"/>
            <w:b/>
            <w:color w:val="4F81BD" w:themeColor="accent1"/>
            <w:lang w:eastAsia="zh-CN"/>
          </w:rPr>
          <w:t>概览</w:t>
        </w:r>
      </w:ins>
      <w:r w:rsidR="00B65FA3">
        <w:rPr>
          <w:rFonts w:hint="eastAsia"/>
          <w:lang w:eastAsia="zh-CN"/>
        </w:rPr>
        <w:t>中</w:t>
      </w:r>
      <w:del w:id="61" w:author="Li Xiang" w:date="2018-10-19T16:25:00Z">
        <w:r w:rsidDel="009B712B">
          <w:rPr>
            <w:rFonts w:hint="eastAsia"/>
            <w:lang w:eastAsia="zh-CN"/>
          </w:rPr>
          <w:delText>随机</w:delText>
        </w:r>
      </w:del>
      <w:r>
        <w:rPr>
          <w:rFonts w:hint="eastAsia"/>
          <w:lang w:eastAsia="zh-CN"/>
        </w:rPr>
        <w:t>展示训练集中的数据供您检查数据质量。您可</w:t>
      </w:r>
      <w:r w:rsidR="00B65FA3">
        <w:rPr>
          <w:rFonts w:hint="eastAsia"/>
          <w:lang w:eastAsia="zh-CN"/>
        </w:rPr>
        <w:t>按需进行以下修改</w:t>
      </w:r>
      <w:r>
        <w:rPr>
          <w:rFonts w:hint="eastAsia"/>
          <w:lang w:eastAsia="zh-CN"/>
        </w:rPr>
        <w:t>：</w:t>
      </w:r>
    </w:p>
    <w:p w14:paraId="7DF7EF45" w14:textId="65FFA9BB" w:rsidR="006B3872" w:rsidRDefault="009B712B" w:rsidP="001E7F4F">
      <w:pPr>
        <w:numPr>
          <w:ilvl w:val="0"/>
          <w:numId w:val="40"/>
        </w:numPr>
      </w:pPr>
      <w:ins w:id="62" w:author="Li Xiang" w:date="2018-10-19T16:26:00Z">
        <w:r>
          <w:rPr>
            <w:rFonts w:hint="eastAsia"/>
            <w:b/>
            <w:lang w:eastAsia="zh-CN"/>
          </w:rPr>
          <w:t>1</w:t>
        </w:r>
        <w:r>
          <w:rPr>
            <w:b/>
            <w:lang w:eastAsia="zh-CN"/>
          </w:rPr>
          <w:t xml:space="preserve">. </w:t>
        </w:r>
      </w:ins>
      <w:r w:rsidR="00B65FA3">
        <w:rPr>
          <w:rFonts w:hint="eastAsia"/>
          <w:b/>
          <w:lang w:eastAsia="zh-CN"/>
        </w:rPr>
        <w:t>编辑标题行</w:t>
      </w:r>
    </w:p>
    <w:p w14:paraId="791B0543" w14:textId="77777777" w:rsidR="009B712B" w:rsidRPr="009B712B" w:rsidRDefault="009B712B" w:rsidP="001E7F4F">
      <w:pPr>
        <w:numPr>
          <w:ilvl w:val="0"/>
          <w:numId w:val="40"/>
        </w:numPr>
        <w:rPr>
          <w:ins w:id="63" w:author="Li Xiang" w:date="2018-10-19T16:26:00Z"/>
          <w:lang w:eastAsia="zh-CN"/>
          <w:rPrChange w:id="64" w:author="Li Xiang" w:date="2018-10-19T16:26:00Z">
            <w:rPr>
              <w:ins w:id="65" w:author="Li Xiang" w:date="2018-10-19T16:26:00Z"/>
              <w:b/>
              <w:lang w:eastAsia="zh-CN"/>
            </w:rPr>
          </w:rPrChange>
        </w:rPr>
      </w:pPr>
      <w:ins w:id="66" w:author="Li Xiang" w:date="2018-10-19T16:26:00Z">
        <w:r>
          <w:rPr>
            <w:rFonts w:hint="eastAsia"/>
            <w:b/>
            <w:lang w:eastAsia="zh-CN"/>
          </w:rPr>
          <w:t>2</w:t>
        </w:r>
        <w:r>
          <w:rPr>
            <w:b/>
            <w:lang w:eastAsia="zh-CN"/>
          </w:rPr>
          <w:t xml:space="preserve">. </w:t>
        </w:r>
        <w:r>
          <w:rPr>
            <w:rFonts w:hint="eastAsia"/>
            <w:b/>
            <w:lang w:eastAsia="zh-CN"/>
          </w:rPr>
          <w:t>确认每一列数据的数据类型</w:t>
        </w:r>
      </w:ins>
    </w:p>
    <w:p w14:paraId="2BA3185D" w14:textId="502A0685" w:rsidR="006B3872" w:rsidRDefault="009B712B" w:rsidP="001E7F4F">
      <w:pPr>
        <w:numPr>
          <w:ilvl w:val="0"/>
          <w:numId w:val="40"/>
        </w:numPr>
        <w:rPr>
          <w:lang w:eastAsia="zh-CN"/>
        </w:rPr>
      </w:pPr>
      <w:ins w:id="67" w:author="Li Xiang" w:date="2018-10-19T16:26:00Z">
        <w:r>
          <w:rPr>
            <w:b/>
            <w:lang w:eastAsia="zh-CN"/>
          </w:rPr>
          <w:lastRenderedPageBreak/>
          <w:t xml:space="preserve">3. </w:t>
        </w:r>
        <w:r>
          <w:rPr>
            <w:rFonts w:hint="eastAsia"/>
            <w:b/>
            <w:lang w:eastAsia="zh-CN"/>
          </w:rPr>
          <w:t>选择您的目标变量</w:t>
        </w:r>
      </w:ins>
      <w:del w:id="68" w:author="Li Xiang" w:date="2018-10-19T16:26:00Z">
        <w:r w:rsidR="00B65FA3" w:rsidRPr="00B65FA3" w:rsidDel="009B712B">
          <w:rPr>
            <w:rFonts w:hint="eastAsia"/>
            <w:b/>
            <w:lang w:eastAsia="zh-CN"/>
          </w:rPr>
          <w:delText>更改</w:delText>
        </w:r>
        <w:r w:rsidR="00B65FA3" w:rsidRPr="00B65FA3" w:rsidDel="009B712B">
          <w:rPr>
            <w:rFonts w:hint="eastAsia"/>
            <w:b/>
            <w:lang w:eastAsia="zh-CN"/>
          </w:rPr>
          <w:delText>R</w:delText>
        </w:r>
        <w:r w:rsidR="00B65FA3" w:rsidRPr="00B65FA3" w:rsidDel="009B712B">
          <w:rPr>
            <w:b/>
            <w:lang w:eastAsia="zh-CN"/>
          </w:rPr>
          <w:delText>2-L</w:delText>
        </w:r>
        <w:r w:rsidR="00B65FA3" w:rsidRPr="00B65FA3" w:rsidDel="009B712B">
          <w:rPr>
            <w:rFonts w:hint="eastAsia"/>
            <w:b/>
            <w:lang w:eastAsia="zh-CN"/>
          </w:rPr>
          <w:delText>earn</w:delText>
        </w:r>
        <w:r w:rsidR="00B65FA3" w:rsidRPr="00B65FA3" w:rsidDel="009B712B">
          <w:rPr>
            <w:rFonts w:hint="eastAsia"/>
            <w:b/>
            <w:lang w:eastAsia="zh-CN"/>
          </w:rPr>
          <w:delText>用于机器学习建模的最</w:delText>
        </w:r>
        <w:r w:rsidR="00B65FA3" w:rsidDel="009B712B">
          <w:rPr>
            <w:rFonts w:hint="eastAsia"/>
            <w:b/>
            <w:lang w:eastAsia="zh-CN"/>
          </w:rPr>
          <w:delText>大样本数。</w:delText>
        </w:r>
      </w:del>
    </w:p>
    <w:tbl>
      <w:tblPr>
        <w:tblStyle w:val="Table"/>
        <w:tblW w:w="5000" w:type="pct"/>
        <w:tblLook w:val="07C0" w:firstRow="0" w:lastRow="1" w:firstColumn="1" w:lastColumn="1" w:noHBand="1" w:noVBand="1"/>
      </w:tblPr>
      <w:tblGrid>
        <w:gridCol w:w="1234"/>
        <w:gridCol w:w="7622"/>
      </w:tblGrid>
      <w:tr w:rsidR="00B65FA3" w14:paraId="2803167D" w14:textId="77777777">
        <w:tc>
          <w:tcPr>
            <w:tcW w:w="0" w:type="auto"/>
          </w:tcPr>
          <w:p w14:paraId="2AEA69A6" w14:textId="77777777" w:rsidR="006B3872" w:rsidRDefault="00B65FA3" w:rsidP="001E7F4F">
            <w:pPr>
              <w:pStyle w:val="Compact"/>
            </w:pPr>
            <w:r>
              <w:rPr>
                <w:rFonts w:hint="eastAsia"/>
                <w:lang w:eastAsia="zh-CN"/>
              </w:rPr>
              <w:t>重要</w:t>
            </w:r>
          </w:p>
        </w:tc>
        <w:tc>
          <w:tcPr>
            <w:tcW w:w="0" w:type="auto"/>
          </w:tcPr>
          <w:p w14:paraId="7DE3D22D" w14:textId="77777777" w:rsidR="006B3872" w:rsidRDefault="00B65FA3" w:rsidP="001E7F4F">
            <w:pPr>
              <w:pStyle w:val="Compact"/>
              <w:rPr>
                <w:lang w:eastAsia="zh-CN"/>
              </w:rPr>
            </w:pPr>
            <w:r>
              <w:rPr>
                <w:rFonts w:hint="eastAsia"/>
                <w:lang w:eastAsia="zh-CN"/>
              </w:rPr>
              <w:t>您必须确认每一列的列名都是</w:t>
            </w:r>
            <w:r w:rsidRPr="00B65FA3">
              <w:rPr>
                <w:rFonts w:hint="eastAsia"/>
                <w:b/>
                <w:lang w:eastAsia="zh-CN"/>
              </w:rPr>
              <w:t>唯一</w:t>
            </w:r>
            <w:r>
              <w:rPr>
                <w:rFonts w:hint="eastAsia"/>
                <w:lang w:eastAsia="zh-CN"/>
              </w:rPr>
              <w:t>的。</w:t>
            </w:r>
          </w:p>
        </w:tc>
      </w:tr>
    </w:tbl>
    <w:p w14:paraId="198282EB" w14:textId="1A48C874" w:rsidR="006B3872" w:rsidRDefault="009B712B" w:rsidP="001E7F4F">
      <w:pPr>
        <w:pStyle w:val="Compact"/>
      </w:pPr>
      <w:r>
        <w:rPr>
          <w:noProof/>
        </w:rPr>
        <w:drawing>
          <wp:inline distT="0" distB="0" distL="0" distR="0" wp14:anchorId="13EF3E34" wp14:editId="073513E4">
            <wp:extent cx="5486400" cy="2863513"/>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0" name="Picture" descr="assets/screenshots/project-033-data-preview.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3028" t="13789" r="13877" b="4779"/>
                    <a:stretch/>
                  </pic:blipFill>
                  <pic:spPr bwMode="auto">
                    <a:xfrm>
                      <a:off x="0" y="0"/>
                      <a:ext cx="5486400" cy="2863513"/>
                    </a:xfrm>
                    <a:prstGeom prst="rect">
                      <a:avLst/>
                    </a:prstGeom>
                    <a:noFill/>
                    <a:ln>
                      <a:noFill/>
                    </a:ln>
                    <a:extLst>
                      <a:ext uri="{53640926-AAD7-44D8-BBD7-CCE9431645EC}">
                        <a14:shadowObscured xmlns:a14="http://schemas.microsoft.com/office/drawing/2010/main"/>
                      </a:ext>
                    </a:extLst>
                  </pic:spPr>
                </pic:pic>
              </a:graphicData>
            </a:graphic>
          </wp:inline>
        </w:drawing>
      </w:r>
    </w:p>
    <w:p w14:paraId="3EE52C1E" w14:textId="55845E5A" w:rsidR="006B3872" w:rsidDel="001F348D" w:rsidRDefault="00B65FA3" w:rsidP="001E7F4F">
      <w:pPr>
        <w:pStyle w:val="a0"/>
        <w:rPr>
          <w:del w:id="69" w:author="Li Xiang" w:date="2018-10-19T16:28:00Z"/>
          <w:lang w:eastAsia="zh-CN"/>
        </w:rPr>
      </w:pPr>
      <w:del w:id="70" w:author="Li Xiang" w:date="2018-10-19T16:28:00Z">
        <w:r w:rsidDel="001F348D">
          <w:rPr>
            <w:rFonts w:hint="eastAsia"/>
            <w:lang w:eastAsia="zh-CN"/>
          </w:rPr>
          <w:delText>完成以上操作后，请单击</w:delText>
        </w:r>
        <w:r w:rsidRPr="00B65FA3" w:rsidDel="001F348D">
          <w:rPr>
            <w:rFonts w:hint="eastAsia"/>
            <w:b/>
            <w:lang w:eastAsia="zh-CN"/>
          </w:rPr>
          <w:delText>继续</w:delText>
        </w:r>
        <w:r w:rsidDel="001F348D">
          <w:rPr>
            <w:rFonts w:hint="eastAsia"/>
            <w:lang w:eastAsia="zh-CN"/>
          </w:rPr>
          <w:delText>，会进入</w:delText>
        </w:r>
        <w:r w:rsidRPr="00B65FA3" w:rsidDel="001F348D">
          <w:rPr>
            <w:rFonts w:hint="eastAsia"/>
            <w:b/>
            <w:color w:val="4F81BD" w:themeColor="accent1"/>
            <w:lang w:eastAsia="zh-CN"/>
          </w:rPr>
          <w:delText>数据类型</w:delText>
        </w:r>
        <w:r w:rsidDel="001F348D">
          <w:rPr>
            <w:rFonts w:hint="eastAsia"/>
            <w:b/>
            <w:color w:val="4F81BD" w:themeColor="accent1"/>
            <w:lang w:eastAsia="zh-CN"/>
          </w:rPr>
          <w:delText>。</w:delText>
        </w:r>
      </w:del>
    </w:p>
    <w:p w14:paraId="78DA3DF5" w14:textId="617E39FF" w:rsidR="006B3872" w:rsidDel="001F348D" w:rsidRDefault="00B65FA3" w:rsidP="00E2456D">
      <w:pPr>
        <w:pStyle w:val="5"/>
        <w:rPr>
          <w:del w:id="71" w:author="Li Xiang" w:date="2018-10-19T16:28:00Z"/>
          <w:lang w:eastAsia="zh-CN"/>
        </w:rPr>
      </w:pPr>
      <w:bookmarkStart w:id="72" w:name="_数据类型"/>
      <w:bookmarkStart w:id="73" w:name="_data_type"/>
      <w:bookmarkEnd w:id="72"/>
      <w:del w:id="74" w:author="Li Xiang" w:date="2018-10-19T16:28:00Z">
        <w:r w:rsidDel="001F348D">
          <w:rPr>
            <w:rFonts w:hint="eastAsia"/>
            <w:lang w:eastAsia="zh-CN"/>
          </w:rPr>
          <w:delText>数据类型</w:delText>
        </w:r>
        <w:r w:rsidR="008979E4" w:rsidDel="001F348D">
          <w:fldChar w:fldCharType="begin"/>
        </w:r>
        <w:r w:rsidR="008979E4" w:rsidDel="001F348D">
          <w:rPr>
            <w:lang w:eastAsia="zh-CN"/>
          </w:rPr>
          <w:delInstrText xml:space="preserve"> HYPERLINK \l "_data_type" \h </w:delInstrText>
        </w:r>
        <w:r w:rsidR="008979E4" w:rsidDel="001F348D">
          <w:fldChar w:fldCharType="separate"/>
        </w:r>
        <w:r w:rsidR="008979E4" w:rsidDel="001F348D">
          <w:fldChar w:fldCharType="end"/>
        </w:r>
        <w:bookmarkEnd w:id="73"/>
      </w:del>
    </w:p>
    <w:p w14:paraId="6035DFA8" w14:textId="5D5C993A" w:rsidR="006B3872" w:rsidRDefault="00B65FA3" w:rsidP="001F348D">
      <w:pPr>
        <w:pStyle w:val="FirstParagraph"/>
        <w:rPr>
          <w:lang w:eastAsia="zh-CN"/>
        </w:rPr>
      </w:pPr>
      <w:del w:id="75" w:author="Li Xiang" w:date="2018-10-19T16:28:00Z">
        <w:r w:rsidDel="001F348D">
          <w:rPr>
            <w:rFonts w:hint="eastAsia"/>
            <w:lang w:eastAsia="zh-CN"/>
          </w:rPr>
          <w:delText>您需要确认</w:delText>
        </w:r>
        <w:r w:rsidDel="001F348D">
          <w:rPr>
            <w:rFonts w:hint="eastAsia"/>
            <w:lang w:eastAsia="zh-CN"/>
          </w:rPr>
          <w:delText>R</w:delText>
        </w:r>
        <w:r w:rsidDel="001F348D">
          <w:rPr>
            <w:lang w:eastAsia="zh-CN"/>
          </w:rPr>
          <w:delText>2-L</w:delText>
        </w:r>
        <w:r w:rsidDel="001F348D">
          <w:rPr>
            <w:rFonts w:hint="eastAsia"/>
            <w:lang w:eastAsia="zh-CN"/>
          </w:rPr>
          <w:delText>ear</w:delText>
        </w:r>
        <w:r w:rsidDel="001F348D">
          <w:rPr>
            <w:lang w:eastAsia="zh-CN"/>
          </w:rPr>
          <w:delText>n</w:delText>
        </w:r>
        <w:r w:rsidDel="001F348D">
          <w:rPr>
            <w:rFonts w:hint="eastAsia"/>
            <w:lang w:eastAsia="zh-CN"/>
          </w:rPr>
          <w:delText>为</w:delText>
        </w:r>
      </w:del>
      <w:ins w:id="76" w:author="Li Xiang" w:date="2018-10-19T16:28:00Z">
        <w:r w:rsidR="001F348D">
          <w:rPr>
            <w:rFonts w:hint="eastAsia"/>
            <w:lang w:eastAsia="zh-CN"/>
          </w:rPr>
          <w:t>当您编辑过或修改过标题行</w:t>
        </w:r>
      </w:ins>
      <w:ins w:id="77" w:author="Li Xiang" w:date="2018-10-19T16:29:00Z">
        <w:r w:rsidR="001F348D">
          <w:rPr>
            <w:rFonts w:hint="eastAsia"/>
            <w:lang w:eastAsia="zh-CN"/>
          </w:rPr>
          <w:t>之后，您可以检查</w:t>
        </w:r>
        <w:r w:rsidR="001F348D">
          <w:rPr>
            <w:rFonts w:hint="eastAsia"/>
            <w:lang w:eastAsia="zh-CN"/>
          </w:rPr>
          <w:t>R</w:t>
        </w:r>
        <w:r w:rsidR="001F348D">
          <w:rPr>
            <w:lang w:eastAsia="zh-CN"/>
          </w:rPr>
          <w:t>2-L</w:t>
        </w:r>
        <w:r w:rsidR="001F348D">
          <w:rPr>
            <w:rFonts w:hint="eastAsia"/>
            <w:lang w:eastAsia="zh-CN"/>
          </w:rPr>
          <w:t>earn</w:t>
        </w:r>
        <w:r w:rsidR="001F348D">
          <w:rPr>
            <w:rFonts w:hint="eastAsia"/>
            <w:lang w:eastAsia="zh-CN"/>
          </w:rPr>
          <w:t>为</w:t>
        </w:r>
      </w:ins>
      <w:r>
        <w:rPr>
          <w:rFonts w:hint="eastAsia"/>
          <w:lang w:eastAsia="zh-CN"/>
        </w:rPr>
        <w:t>训练集中每列数据自动检测的</w:t>
      </w:r>
      <w:r w:rsidRPr="00B65FA3">
        <w:rPr>
          <w:rFonts w:hint="eastAsia"/>
          <w:b/>
          <w:lang w:eastAsia="zh-CN"/>
        </w:rPr>
        <w:t>数据类型</w:t>
      </w:r>
      <w:r>
        <w:rPr>
          <w:rFonts w:hint="eastAsia"/>
          <w:lang w:eastAsia="zh-CN"/>
        </w:rPr>
        <w:t>。若某列数据类型有误，请从该列的下拉菜单中选择正确的数据类型。</w:t>
      </w:r>
    </w:p>
    <w:p w14:paraId="0DD20D65" w14:textId="77777777" w:rsidR="006B3872" w:rsidRDefault="00B65FA3" w:rsidP="001E7F4F">
      <w:pPr>
        <w:pStyle w:val="a0"/>
        <w:rPr>
          <w:lang w:eastAsia="zh-CN"/>
        </w:rPr>
      </w:pPr>
      <w:r>
        <w:rPr>
          <w:rFonts w:hint="eastAsia"/>
          <w:lang w:eastAsia="zh-CN"/>
        </w:rPr>
        <w:t>每列有</w:t>
      </w:r>
      <w:r>
        <w:rPr>
          <w:rFonts w:hint="eastAsia"/>
          <w:lang w:eastAsia="zh-CN"/>
        </w:rPr>
        <w:t>2</w:t>
      </w:r>
      <w:r>
        <w:rPr>
          <w:rFonts w:hint="eastAsia"/>
          <w:lang w:eastAsia="zh-CN"/>
        </w:rPr>
        <w:t>种可能的数据类型：</w:t>
      </w:r>
    </w:p>
    <w:p w14:paraId="4E589B9B" w14:textId="77777777" w:rsidR="006B3872" w:rsidRDefault="00B65FA3" w:rsidP="001E7F4F">
      <w:pPr>
        <w:numPr>
          <w:ilvl w:val="0"/>
          <w:numId w:val="41"/>
        </w:numPr>
        <w:rPr>
          <w:lang w:eastAsia="zh-CN"/>
        </w:rPr>
      </w:pPr>
      <w:r>
        <w:rPr>
          <w:rFonts w:hint="eastAsia"/>
          <w:b/>
          <w:lang w:eastAsia="zh-CN"/>
        </w:rPr>
        <w:t>数值型</w:t>
      </w:r>
      <w:r w:rsidR="00107830">
        <w:rPr>
          <w:lang w:eastAsia="zh-CN"/>
        </w:rPr>
        <w:t xml:space="preserve">: </w:t>
      </w:r>
      <w:r>
        <w:rPr>
          <w:rFonts w:hint="eastAsia"/>
          <w:lang w:eastAsia="zh-CN"/>
        </w:rPr>
        <w:t>当该列的数据为一系列数值时。</w:t>
      </w:r>
    </w:p>
    <w:p w14:paraId="385660D3" w14:textId="77777777" w:rsidR="006B3872" w:rsidRDefault="00B65FA3" w:rsidP="001E7F4F">
      <w:pPr>
        <w:numPr>
          <w:ilvl w:val="0"/>
          <w:numId w:val="41"/>
        </w:numPr>
        <w:rPr>
          <w:lang w:eastAsia="zh-CN"/>
        </w:rPr>
      </w:pPr>
      <w:r>
        <w:rPr>
          <w:rFonts w:hint="eastAsia"/>
          <w:b/>
          <w:lang w:eastAsia="zh-CN"/>
        </w:rPr>
        <w:t>分类型</w:t>
      </w:r>
      <w:r w:rsidR="00107830">
        <w:rPr>
          <w:lang w:eastAsia="zh-CN"/>
        </w:rPr>
        <w:t xml:space="preserve">: </w:t>
      </w:r>
      <w:r w:rsidR="00394AC2">
        <w:rPr>
          <w:rFonts w:hint="eastAsia"/>
          <w:lang w:eastAsia="zh-CN"/>
        </w:rPr>
        <w:t>当该列中的数据</w:t>
      </w:r>
      <w:r w:rsidR="001E36F8">
        <w:rPr>
          <w:rFonts w:hint="eastAsia"/>
          <w:lang w:eastAsia="zh-CN"/>
        </w:rPr>
        <w:t>为</w:t>
      </w:r>
      <w:r w:rsidR="00394AC2">
        <w:rPr>
          <w:rFonts w:hint="eastAsia"/>
          <w:lang w:eastAsia="zh-CN"/>
        </w:rPr>
        <w:t>不同的类别时</w:t>
      </w:r>
      <w:r w:rsidR="001E36F8">
        <w:rPr>
          <w:rFonts w:hint="eastAsia"/>
          <w:lang w:eastAsia="zh-CN"/>
        </w:rPr>
        <w:t>。</w:t>
      </w:r>
    </w:p>
    <w:tbl>
      <w:tblPr>
        <w:tblStyle w:val="Table"/>
        <w:tblW w:w="5000" w:type="pct"/>
        <w:tblLook w:val="07C0" w:firstRow="0" w:lastRow="1" w:firstColumn="1" w:lastColumn="1" w:noHBand="1" w:noVBand="1"/>
      </w:tblPr>
      <w:tblGrid>
        <w:gridCol w:w="635"/>
        <w:gridCol w:w="8221"/>
      </w:tblGrid>
      <w:tr w:rsidR="006B3872" w14:paraId="0767250F" w14:textId="77777777">
        <w:tc>
          <w:tcPr>
            <w:tcW w:w="0" w:type="auto"/>
          </w:tcPr>
          <w:p w14:paraId="64CD5E7C" w14:textId="77777777" w:rsidR="006B3872" w:rsidRDefault="001E36F8" w:rsidP="001E7F4F">
            <w:pPr>
              <w:pStyle w:val="Compact"/>
            </w:pPr>
            <w:r>
              <w:rPr>
                <w:rFonts w:hint="eastAsia"/>
                <w:lang w:eastAsia="zh-CN"/>
              </w:rPr>
              <w:t>重要</w:t>
            </w:r>
          </w:p>
        </w:tc>
        <w:tc>
          <w:tcPr>
            <w:tcW w:w="0" w:type="auto"/>
          </w:tcPr>
          <w:p w14:paraId="35AEA11A" w14:textId="77777777" w:rsidR="006B3872" w:rsidRDefault="001E36F8" w:rsidP="001E7F4F">
            <w:pPr>
              <w:pStyle w:val="Compact"/>
              <w:rPr>
                <w:lang w:eastAsia="zh-CN"/>
              </w:rPr>
            </w:pPr>
            <w:r>
              <w:rPr>
                <w:rFonts w:hint="eastAsia"/>
                <w:lang w:eastAsia="zh-CN"/>
              </w:rPr>
              <w:t>数据类型的精确识别会影响机器学习模型。当您不确定某列数据的类别时，请咨询数据集的提供者。</w:t>
            </w:r>
          </w:p>
        </w:tc>
      </w:tr>
    </w:tbl>
    <w:p w14:paraId="1B057649" w14:textId="77777777" w:rsidR="006B3872" w:rsidRDefault="001E36F8" w:rsidP="001E7F4F">
      <w:pPr>
        <w:pStyle w:val="a0"/>
        <w:rPr>
          <w:lang w:eastAsia="zh-CN"/>
        </w:rPr>
      </w:pPr>
      <w:r>
        <w:rPr>
          <w:lang w:eastAsia="zh-CN"/>
        </w:rPr>
        <w:t>R2-L</w:t>
      </w:r>
      <w:r>
        <w:rPr>
          <w:rFonts w:hint="eastAsia"/>
          <w:lang w:eastAsia="zh-CN"/>
        </w:rPr>
        <w:t>ear</w:t>
      </w:r>
      <w:r>
        <w:rPr>
          <w:lang w:eastAsia="zh-CN"/>
        </w:rPr>
        <w:t>n</w:t>
      </w:r>
      <w:r>
        <w:rPr>
          <w:rFonts w:hint="eastAsia"/>
          <w:lang w:eastAsia="zh-CN"/>
        </w:rPr>
        <w:t>会根据您上传数据方式的不同，用不同的方式识别数据类型：</w:t>
      </w:r>
    </w:p>
    <w:p w14:paraId="3B978D16" w14:textId="77777777" w:rsidR="006B3872" w:rsidRDefault="001E36F8" w:rsidP="001E7F4F">
      <w:pPr>
        <w:numPr>
          <w:ilvl w:val="0"/>
          <w:numId w:val="42"/>
        </w:numPr>
        <w:rPr>
          <w:lang w:eastAsia="zh-CN"/>
        </w:rPr>
      </w:pPr>
      <w:r>
        <w:rPr>
          <w:rFonts w:hint="eastAsia"/>
          <w:lang w:eastAsia="zh-CN"/>
        </w:rPr>
        <w:t>当您从</w:t>
      </w:r>
      <w:r w:rsidRPr="001E36F8">
        <w:rPr>
          <w:rFonts w:hint="eastAsia"/>
          <w:color w:val="4F81BD" w:themeColor="accent1"/>
          <w:lang w:eastAsia="zh-CN"/>
        </w:rPr>
        <w:t>数据库</w:t>
      </w:r>
      <w:r>
        <w:rPr>
          <w:rFonts w:hint="eastAsia"/>
          <w:lang w:eastAsia="zh-CN"/>
        </w:rPr>
        <w:t>中上传数据时，</w:t>
      </w:r>
      <w:r>
        <w:rPr>
          <w:rFonts w:hint="eastAsia"/>
          <w:lang w:eastAsia="zh-CN"/>
        </w:rPr>
        <w:t>R</w:t>
      </w:r>
      <w:r>
        <w:rPr>
          <w:lang w:eastAsia="zh-CN"/>
        </w:rPr>
        <w:t>2-L</w:t>
      </w:r>
      <w:r>
        <w:rPr>
          <w:rFonts w:hint="eastAsia"/>
          <w:lang w:eastAsia="zh-CN"/>
        </w:rPr>
        <w:t>earn</w:t>
      </w:r>
      <w:r>
        <w:rPr>
          <w:rFonts w:hint="eastAsia"/>
          <w:lang w:eastAsia="zh-CN"/>
        </w:rPr>
        <w:t>将展示数据库中提供的数据类型。</w:t>
      </w:r>
    </w:p>
    <w:p w14:paraId="400C522B" w14:textId="77777777" w:rsidR="006B3872" w:rsidRDefault="001E36F8" w:rsidP="001E7F4F">
      <w:pPr>
        <w:numPr>
          <w:ilvl w:val="0"/>
          <w:numId w:val="42"/>
        </w:numPr>
        <w:rPr>
          <w:lang w:eastAsia="zh-CN"/>
        </w:rPr>
      </w:pPr>
      <w:r>
        <w:rPr>
          <w:rFonts w:hint="eastAsia"/>
          <w:lang w:eastAsia="zh-CN"/>
        </w:rPr>
        <w:t>当您从</w:t>
      </w:r>
      <w:r w:rsidRPr="001E36F8">
        <w:rPr>
          <w:rFonts w:hint="eastAsia"/>
          <w:color w:val="4F81BD" w:themeColor="accent1"/>
          <w:lang w:eastAsia="zh-CN"/>
        </w:rPr>
        <w:t>本地</w:t>
      </w:r>
      <w:r>
        <w:rPr>
          <w:rFonts w:hint="eastAsia"/>
          <w:lang w:eastAsia="zh-CN"/>
        </w:rPr>
        <w:t>上传数据时，</w:t>
      </w:r>
      <w:r>
        <w:rPr>
          <w:rFonts w:hint="eastAsia"/>
          <w:lang w:eastAsia="zh-CN"/>
        </w:rPr>
        <w:t>R</w:t>
      </w:r>
      <w:r>
        <w:rPr>
          <w:lang w:eastAsia="zh-CN"/>
        </w:rPr>
        <w:t>2-L</w:t>
      </w:r>
      <w:r>
        <w:rPr>
          <w:rFonts w:hint="eastAsia"/>
          <w:lang w:eastAsia="zh-CN"/>
        </w:rPr>
        <w:t>ear</w:t>
      </w:r>
      <w:r>
        <w:rPr>
          <w:lang w:eastAsia="zh-CN"/>
        </w:rPr>
        <w:t>n</w:t>
      </w:r>
      <w:r>
        <w:rPr>
          <w:rFonts w:hint="eastAsia"/>
          <w:lang w:eastAsia="zh-CN"/>
        </w:rPr>
        <w:t>会自动推断每列的数据</w:t>
      </w:r>
      <w:r w:rsidR="004603CB">
        <w:rPr>
          <w:rFonts w:hint="eastAsia"/>
          <w:lang w:eastAsia="zh-CN"/>
        </w:rPr>
        <w:t>。</w:t>
      </w:r>
    </w:p>
    <w:p w14:paraId="33B918E8" w14:textId="423683AD" w:rsidR="006B3872" w:rsidDel="001F348D" w:rsidRDefault="004603CB" w:rsidP="001E7F4F">
      <w:pPr>
        <w:pStyle w:val="FirstParagraph"/>
        <w:rPr>
          <w:del w:id="78" w:author="Li Xiang" w:date="2018-10-19T16:30:00Z"/>
          <w:lang w:eastAsia="zh-CN"/>
        </w:rPr>
      </w:pPr>
      <w:del w:id="79" w:author="Li Xiang" w:date="2018-10-19T16:30:00Z">
        <w:r w:rsidDel="001F348D">
          <w:rPr>
            <w:rFonts w:hint="eastAsia"/>
            <w:lang w:eastAsia="zh-CN"/>
          </w:rPr>
          <w:delText>完成以上操作后，单击</w:delText>
        </w:r>
        <w:r w:rsidRPr="004603CB" w:rsidDel="001F348D">
          <w:rPr>
            <w:rFonts w:hint="eastAsia"/>
            <w:b/>
            <w:lang w:eastAsia="zh-CN"/>
          </w:rPr>
          <w:delText>继续</w:delText>
        </w:r>
        <w:r w:rsidDel="001F348D">
          <w:rPr>
            <w:rFonts w:hint="eastAsia"/>
            <w:lang w:eastAsia="zh-CN"/>
          </w:rPr>
          <w:delText>，进入</w:delText>
        </w:r>
        <w:r w:rsidRPr="004603CB" w:rsidDel="001F348D">
          <w:rPr>
            <w:rFonts w:hint="eastAsia"/>
            <w:b/>
            <w:color w:val="4F81BD" w:themeColor="accent1"/>
            <w:lang w:eastAsia="zh-CN"/>
          </w:rPr>
          <w:delText>目标变量</w:delText>
        </w:r>
        <w:r w:rsidDel="001F348D">
          <w:rPr>
            <w:rFonts w:hint="eastAsia"/>
            <w:lang w:eastAsia="zh-CN"/>
          </w:rPr>
          <w:delText>。</w:delText>
        </w:r>
      </w:del>
    </w:p>
    <w:bookmarkStart w:id="80" w:name="_target_variable"/>
    <w:p w14:paraId="5EFD5B97" w14:textId="4684129B" w:rsidR="006B3872" w:rsidDel="001F348D" w:rsidRDefault="00107830">
      <w:pPr>
        <w:pStyle w:val="4"/>
        <w:rPr>
          <w:del w:id="81" w:author="Li Xiang" w:date="2018-10-19T16:30:00Z"/>
          <w:lang w:eastAsia="zh-CN"/>
        </w:rPr>
      </w:pPr>
      <w:del w:id="82" w:author="Li Xiang" w:date="2018-10-19T16:30:00Z">
        <w:r w:rsidDel="001F348D">
          <w:lastRenderedPageBreak/>
          <w:fldChar w:fldCharType="begin"/>
        </w:r>
        <w:r w:rsidDel="001F348D">
          <w:rPr>
            <w:lang w:eastAsia="zh-CN"/>
          </w:rPr>
          <w:delInstrText xml:space="preserve"> HYPERLINK \l "_target_variable" \h </w:delInstrText>
        </w:r>
        <w:r w:rsidDel="001F348D">
          <w:fldChar w:fldCharType="end"/>
        </w:r>
        <w:r w:rsidR="008979E4" w:rsidDel="001F348D">
          <w:rPr>
            <w:rStyle w:val="ad"/>
            <w:lang w:eastAsia="zh-CN"/>
          </w:rPr>
          <w:fldChar w:fldCharType="begin"/>
        </w:r>
        <w:r w:rsidR="008979E4" w:rsidDel="001F348D">
          <w:rPr>
            <w:rStyle w:val="ad"/>
            <w:lang w:eastAsia="zh-CN"/>
          </w:rPr>
          <w:delInstrText xml:space="preserve"> HYPERLINK \l "_target_variable" \h </w:delInstrText>
        </w:r>
        <w:r w:rsidR="008979E4" w:rsidDel="001F348D">
          <w:rPr>
            <w:rStyle w:val="ad"/>
            <w:lang w:eastAsia="zh-CN"/>
          </w:rPr>
          <w:fldChar w:fldCharType="separate"/>
        </w:r>
        <w:r w:rsidDel="001F348D">
          <w:rPr>
            <w:rStyle w:val="ad"/>
            <w:lang w:eastAsia="zh-CN"/>
          </w:rPr>
          <w:delText xml:space="preserve">3.3.3. </w:delText>
        </w:r>
        <w:r w:rsidR="00573FC6" w:rsidDel="001F348D">
          <w:rPr>
            <w:rStyle w:val="ad"/>
            <w:rFonts w:hint="eastAsia"/>
            <w:lang w:eastAsia="zh-CN"/>
          </w:rPr>
          <w:delText>目标变量</w:delText>
        </w:r>
        <w:r w:rsidR="008979E4" w:rsidDel="001F348D">
          <w:rPr>
            <w:rStyle w:val="ad"/>
            <w:lang w:eastAsia="zh-CN"/>
          </w:rPr>
          <w:fldChar w:fldCharType="end"/>
        </w:r>
        <w:bookmarkEnd w:id="80"/>
      </w:del>
    </w:p>
    <w:p w14:paraId="4187403B" w14:textId="56D26DA5" w:rsidR="006B3872" w:rsidRDefault="00447B89" w:rsidP="004736B2">
      <w:pPr>
        <w:pStyle w:val="FirstParagraph"/>
        <w:rPr>
          <w:lang w:eastAsia="zh-CN"/>
        </w:rPr>
      </w:pPr>
      <w:ins w:id="83" w:author="Li Xiang" w:date="2018-10-19T16:39:00Z">
        <w:r>
          <w:rPr>
            <w:rFonts w:hint="eastAsia"/>
            <w:lang w:eastAsia="zh-CN"/>
          </w:rPr>
          <w:t>当您</w:t>
        </w:r>
        <w:r w:rsidR="004736B2">
          <w:rPr>
            <w:rFonts w:hint="eastAsia"/>
            <w:lang w:eastAsia="zh-CN"/>
          </w:rPr>
          <w:t>确认</w:t>
        </w:r>
        <w:r>
          <w:rPr>
            <w:rFonts w:hint="eastAsia"/>
            <w:lang w:eastAsia="zh-CN"/>
          </w:rPr>
          <w:t>过每列的数据类型后，请</w:t>
        </w:r>
      </w:ins>
      <w:del w:id="84" w:author="Li Xiang" w:date="2018-10-19T16:39:00Z">
        <w:r w:rsidR="001E7F4F" w:rsidDel="00447B89">
          <w:rPr>
            <w:rFonts w:hint="eastAsia"/>
            <w:lang w:eastAsia="zh-CN"/>
          </w:rPr>
          <w:delText>在</w:delText>
        </w:r>
        <w:r w:rsidR="001E7F4F" w:rsidRPr="001E7F4F" w:rsidDel="00447B89">
          <w:rPr>
            <w:rFonts w:hint="eastAsia"/>
            <w:b/>
            <w:lang w:eastAsia="zh-CN"/>
          </w:rPr>
          <w:delText>目标变量</w:delText>
        </w:r>
        <w:r w:rsidR="001E7F4F" w:rsidDel="00447B89">
          <w:rPr>
            <w:rFonts w:hint="eastAsia"/>
            <w:lang w:eastAsia="zh-CN"/>
          </w:rPr>
          <w:delText>中，我们需要选择</w:delText>
        </w:r>
        <w:r w:rsidR="001E7F4F" w:rsidDel="004736B2">
          <w:rPr>
            <w:rFonts w:hint="eastAsia"/>
            <w:lang w:eastAsia="zh-CN"/>
          </w:rPr>
          <w:delText>我们</w:delText>
        </w:r>
      </w:del>
      <w:ins w:id="85" w:author="Li Xiang" w:date="2018-10-19T16:39:00Z">
        <w:r w:rsidR="004736B2">
          <w:rPr>
            <w:rFonts w:hint="eastAsia"/>
            <w:lang w:eastAsia="zh-CN"/>
          </w:rPr>
          <w:t>您</w:t>
        </w:r>
      </w:ins>
      <w:r w:rsidR="001E7F4F">
        <w:rPr>
          <w:rFonts w:hint="eastAsia"/>
          <w:lang w:eastAsia="zh-CN"/>
        </w:rPr>
        <w:t>希望机器学习模型预测的变量。目标变量的数据类型应与您在</w:t>
      </w:r>
      <w:r w:rsidR="001E7F4F" w:rsidRPr="001E7F4F">
        <w:rPr>
          <w:rFonts w:hint="eastAsia"/>
          <w:b/>
          <w:color w:val="4F81BD" w:themeColor="accent1"/>
          <w:lang w:eastAsia="zh-CN"/>
        </w:rPr>
        <w:t>业务问题</w:t>
      </w:r>
      <w:r w:rsidR="001E7F4F">
        <w:rPr>
          <w:rFonts w:hint="eastAsia"/>
          <w:lang w:eastAsia="zh-CN"/>
        </w:rPr>
        <w:t>模块中设置的</w:t>
      </w:r>
      <w:r w:rsidR="001E7F4F" w:rsidRPr="001E7F4F">
        <w:rPr>
          <w:rFonts w:hint="eastAsia"/>
          <w:b/>
          <w:lang w:eastAsia="zh-CN"/>
        </w:rPr>
        <w:t>问题类型</w:t>
      </w:r>
      <w:r w:rsidR="001E7F4F">
        <w:rPr>
          <w:rFonts w:hint="eastAsia"/>
          <w:lang w:eastAsia="zh-CN"/>
        </w:rPr>
        <w:t>相匹配。</w:t>
      </w:r>
    </w:p>
    <w:p w14:paraId="7CB80101" w14:textId="77777777" w:rsidR="006B3872" w:rsidRDefault="006277B3">
      <w:pPr>
        <w:pStyle w:val="a0"/>
        <w:rPr>
          <w:lang w:eastAsia="zh-CN"/>
        </w:rPr>
      </w:pPr>
      <w:r>
        <w:rPr>
          <w:rFonts w:hint="eastAsia"/>
          <w:lang w:eastAsia="zh-CN"/>
        </w:rPr>
        <w:t>单击</w:t>
      </w:r>
      <w:r w:rsidRPr="006277B3">
        <w:rPr>
          <w:rFonts w:hint="eastAsia"/>
          <w:b/>
          <w:lang w:eastAsia="zh-CN"/>
        </w:rPr>
        <w:t>选择目标变量</w:t>
      </w:r>
      <w:r>
        <w:rPr>
          <w:rFonts w:hint="eastAsia"/>
          <w:lang w:eastAsia="zh-CN"/>
        </w:rPr>
        <w:t>的下拉菜单，选择变量。</w:t>
      </w:r>
    </w:p>
    <w:p w14:paraId="3A0B80F2" w14:textId="77777777" w:rsidR="006B3872" w:rsidRDefault="006277B3">
      <w:pPr>
        <w:pStyle w:val="a0"/>
        <w:rPr>
          <w:lang w:eastAsia="zh-CN"/>
        </w:rPr>
      </w:pPr>
      <w:r>
        <w:rPr>
          <w:rFonts w:hint="eastAsia"/>
          <w:lang w:eastAsia="zh-CN"/>
        </w:rPr>
        <w:t>您可单击</w:t>
      </w:r>
      <w:r w:rsidRPr="00EF3CB4">
        <w:rPr>
          <w:rFonts w:hint="eastAsia"/>
          <w:b/>
          <w:lang w:eastAsia="zh-CN"/>
        </w:rPr>
        <w:t>反选不需要的变量</w:t>
      </w:r>
      <w:r>
        <w:rPr>
          <w:rFonts w:hint="eastAsia"/>
          <w:lang w:eastAsia="zh-CN"/>
        </w:rPr>
        <w:t>，</w:t>
      </w:r>
      <w:r w:rsidR="003F6E06">
        <w:rPr>
          <w:rFonts w:hint="eastAsia"/>
          <w:lang w:eastAsia="zh-CN"/>
        </w:rPr>
        <w:t>该操作用于移除对目标变量没有贡献的变量，和与目标变量拥有一对一映射关系的变量，例如：</w:t>
      </w:r>
    </w:p>
    <w:p w14:paraId="665E87DF" w14:textId="77777777" w:rsidR="006B3872" w:rsidRDefault="00107830" w:rsidP="00107830">
      <w:pPr>
        <w:numPr>
          <w:ilvl w:val="0"/>
          <w:numId w:val="43"/>
        </w:numPr>
      </w:pPr>
      <w:r>
        <w:t xml:space="preserve">ID </w:t>
      </w:r>
    </w:p>
    <w:p w14:paraId="538F6C8C" w14:textId="77777777" w:rsidR="006B3872" w:rsidRDefault="003F6E06" w:rsidP="00107830">
      <w:pPr>
        <w:numPr>
          <w:ilvl w:val="0"/>
          <w:numId w:val="43"/>
        </w:numPr>
      </w:pPr>
      <w:r>
        <w:t>人名</w:t>
      </w:r>
    </w:p>
    <w:p w14:paraId="40441E56" w14:textId="77777777" w:rsidR="006B3872" w:rsidRDefault="003F6E06" w:rsidP="00107830">
      <w:pPr>
        <w:numPr>
          <w:ilvl w:val="0"/>
          <w:numId w:val="43"/>
        </w:numPr>
      </w:pPr>
      <w:r>
        <w:t>产品名</w:t>
      </w:r>
    </w:p>
    <w:p w14:paraId="104C9D2A" w14:textId="77777777" w:rsidR="006B3872" w:rsidRDefault="003F6E06" w:rsidP="00107830">
      <w:pPr>
        <w:numPr>
          <w:ilvl w:val="0"/>
          <w:numId w:val="43"/>
        </w:numPr>
      </w:pPr>
      <w:r>
        <w:t>目标变量的衍生变量</w:t>
      </w:r>
      <w:r w:rsidR="00107830">
        <w:t xml:space="preserve"> </w:t>
      </w:r>
    </w:p>
    <w:p w14:paraId="66361884" w14:textId="77777777" w:rsidR="006B3872" w:rsidRDefault="003F6E06" w:rsidP="00107830">
      <w:pPr>
        <w:numPr>
          <w:ilvl w:val="0"/>
          <w:numId w:val="43"/>
        </w:numPr>
        <w:rPr>
          <w:lang w:eastAsia="zh-CN"/>
        </w:rPr>
      </w:pPr>
      <w:r>
        <w:rPr>
          <w:lang w:eastAsia="zh-CN"/>
        </w:rPr>
        <w:t>直接生成目标变量的变量</w:t>
      </w:r>
    </w:p>
    <w:p w14:paraId="44576C00" w14:textId="77777777" w:rsidR="006B3872" w:rsidRDefault="003F6E06">
      <w:pPr>
        <w:pStyle w:val="FirstParagraph"/>
        <w:rPr>
          <w:lang w:eastAsia="zh-CN"/>
        </w:rPr>
      </w:pPr>
      <w:r>
        <w:rPr>
          <w:rFonts w:hint="eastAsia"/>
          <w:lang w:eastAsia="zh-CN"/>
        </w:rPr>
        <w:t>例如，在预测一个人的年收入的数据集中，我们可以直接移除人名，月收入。被移除的变量将变暗，并在后续模型训练中被移除。</w:t>
      </w:r>
    </w:p>
    <w:p w14:paraId="68D712FD" w14:textId="77777777" w:rsidR="006B3872" w:rsidRDefault="003F6E06">
      <w:pPr>
        <w:pStyle w:val="a0"/>
        <w:rPr>
          <w:lang w:eastAsia="zh-CN"/>
        </w:rPr>
      </w:pPr>
      <w:r>
        <w:rPr>
          <w:rFonts w:hint="eastAsia"/>
          <w:lang w:eastAsia="zh-CN"/>
        </w:rPr>
        <w:t>完成以上操作后，单击</w:t>
      </w:r>
      <w:r w:rsidRPr="003F6E06">
        <w:rPr>
          <w:rFonts w:hint="eastAsia"/>
          <w:b/>
          <w:lang w:eastAsia="zh-CN"/>
        </w:rPr>
        <w:t>继续</w:t>
      </w:r>
      <w:r>
        <w:rPr>
          <w:rFonts w:hint="eastAsia"/>
          <w:lang w:eastAsia="zh-CN"/>
        </w:rPr>
        <w:t>，检查</w:t>
      </w:r>
      <w:r w:rsidRPr="003F6E06">
        <w:rPr>
          <w:rFonts w:hint="eastAsia"/>
          <w:b/>
          <w:color w:val="4F81BD" w:themeColor="accent1"/>
          <w:lang w:eastAsia="zh-CN"/>
        </w:rPr>
        <w:t>数据质量</w:t>
      </w:r>
      <w:r>
        <w:rPr>
          <w:rFonts w:hint="eastAsia"/>
          <w:lang w:eastAsia="zh-CN"/>
        </w:rPr>
        <w:t>。</w:t>
      </w:r>
    </w:p>
    <w:bookmarkStart w:id="86" w:name="_data_quality"/>
    <w:p w14:paraId="1E006FB2" w14:textId="77777777" w:rsidR="006B3872" w:rsidRDefault="00107830">
      <w:pPr>
        <w:pStyle w:val="4"/>
        <w:rPr>
          <w:lang w:eastAsia="zh-CN"/>
        </w:rPr>
      </w:pPr>
      <w:r>
        <w:fldChar w:fldCharType="begin"/>
      </w:r>
      <w:r>
        <w:rPr>
          <w:lang w:eastAsia="zh-CN"/>
        </w:rPr>
        <w:instrText xml:space="preserve"> HYPERLINK \l "_data_quality" \h </w:instrText>
      </w:r>
      <w:r>
        <w:fldChar w:fldCharType="end"/>
      </w:r>
      <w:hyperlink w:anchor="_data_quality">
        <w:r>
          <w:rPr>
            <w:rStyle w:val="ad"/>
            <w:lang w:eastAsia="zh-CN"/>
          </w:rPr>
          <w:t xml:space="preserve">3.3.4. </w:t>
        </w:r>
        <w:r w:rsidR="00573FC6">
          <w:rPr>
            <w:rStyle w:val="ad"/>
            <w:rFonts w:hint="eastAsia"/>
            <w:lang w:eastAsia="zh-CN"/>
          </w:rPr>
          <w:t>数据质量</w:t>
        </w:r>
      </w:hyperlink>
      <w:bookmarkEnd w:id="86"/>
    </w:p>
    <w:p w14:paraId="11C9B5D7" w14:textId="77777777" w:rsidR="006B3872" w:rsidRDefault="009A17EC">
      <w:pPr>
        <w:pStyle w:val="FirstParagraph"/>
        <w:rPr>
          <w:lang w:eastAsia="zh-CN"/>
        </w:rPr>
      </w:pPr>
      <w:r>
        <w:rPr>
          <w:rFonts w:hint="eastAsia"/>
          <w:lang w:eastAsia="zh-CN"/>
        </w:rPr>
        <w:t>在</w:t>
      </w:r>
      <w:r w:rsidRPr="00E2456D">
        <w:rPr>
          <w:rFonts w:hint="eastAsia"/>
          <w:b/>
          <w:lang w:eastAsia="zh-CN"/>
        </w:rPr>
        <w:t>数据质量</w:t>
      </w:r>
      <w:r w:rsidR="00E2456D">
        <w:rPr>
          <w:rFonts w:hint="eastAsia"/>
          <w:lang w:eastAsia="zh-CN"/>
        </w:rPr>
        <w:t>中，</w:t>
      </w:r>
      <w:r w:rsidR="00E2456D">
        <w:rPr>
          <w:rFonts w:hint="eastAsia"/>
          <w:lang w:eastAsia="zh-CN"/>
        </w:rPr>
        <w:t>R</w:t>
      </w:r>
      <w:r w:rsidR="00E2456D">
        <w:rPr>
          <w:lang w:eastAsia="zh-CN"/>
        </w:rPr>
        <w:t>2-L</w:t>
      </w:r>
      <w:r w:rsidR="00E2456D">
        <w:rPr>
          <w:rFonts w:hint="eastAsia"/>
          <w:lang w:eastAsia="zh-CN"/>
        </w:rPr>
        <w:t>ear</w:t>
      </w:r>
      <w:r w:rsidR="00E2456D">
        <w:rPr>
          <w:lang w:eastAsia="zh-CN"/>
        </w:rPr>
        <w:t>n</w:t>
      </w:r>
      <w:r w:rsidR="00E2456D">
        <w:rPr>
          <w:rFonts w:hint="eastAsia"/>
          <w:lang w:eastAsia="zh-CN"/>
        </w:rPr>
        <w:t>会检测数据中影响建模的问题，它会从以下</w:t>
      </w:r>
      <w:r w:rsidR="00E2456D">
        <w:rPr>
          <w:rFonts w:hint="eastAsia"/>
          <w:lang w:eastAsia="zh-CN"/>
        </w:rPr>
        <w:t xml:space="preserve"> </w:t>
      </w:r>
      <w:r w:rsidR="00E2456D">
        <w:rPr>
          <w:rFonts w:hint="eastAsia"/>
          <w:lang w:eastAsia="zh-CN"/>
        </w:rPr>
        <w:t>两个方面检查数据质量：</w:t>
      </w:r>
    </w:p>
    <w:p w14:paraId="0251B919" w14:textId="307F92C4" w:rsidR="006B3872" w:rsidRDefault="004736B2" w:rsidP="00107830">
      <w:pPr>
        <w:numPr>
          <w:ilvl w:val="0"/>
          <w:numId w:val="44"/>
        </w:numPr>
        <w:rPr>
          <w:lang w:eastAsia="zh-CN"/>
        </w:rPr>
      </w:pPr>
      <w:ins w:id="87" w:author="Li Xiang" w:date="2018-10-19T16:41:00Z">
        <w:r>
          <w:rPr>
            <w:rStyle w:val="ad"/>
            <w:rFonts w:hint="eastAsia"/>
            <w:lang w:eastAsia="zh-CN"/>
          </w:rPr>
          <w:t>1</w:t>
        </w:r>
        <w:r>
          <w:rPr>
            <w:rStyle w:val="ad"/>
            <w:lang w:eastAsia="zh-CN"/>
          </w:rPr>
          <w:t xml:space="preserve">. </w:t>
        </w:r>
      </w:ins>
      <w:r w:rsidR="00303437">
        <w:rPr>
          <w:rStyle w:val="ad"/>
          <w:rFonts w:hint="eastAsia"/>
          <w:lang w:eastAsia="zh-CN"/>
        </w:rPr>
        <w:t>目标变量质量</w:t>
      </w:r>
      <w:r w:rsidR="00107830">
        <w:rPr>
          <w:lang w:eastAsia="zh-CN"/>
        </w:rPr>
        <w:t xml:space="preserve">: </w:t>
      </w:r>
      <w:r w:rsidR="00303437">
        <w:rPr>
          <w:lang w:eastAsia="zh-CN"/>
        </w:rPr>
        <w:t>R2-L</w:t>
      </w:r>
      <w:r w:rsidR="00303437">
        <w:rPr>
          <w:rFonts w:hint="eastAsia"/>
          <w:lang w:eastAsia="zh-CN"/>
        </w:rPr>
        <w:t>earn</w:t>
      </w:r>
      <w:r w:rsidR="00303437">
        <w:rPr>
          <w:rFonts w:hint="eastAsia"/>
          <w:lang w:eastAsia="zh-CN"/>
        </w:rPr>
        <w:t>会分析处理并显示目标变量的问题。</w:t>
      </w:r>
    </w:p>
    <w:p w14:paraId="1436AC35" w14:textId="47A5D0EF" w:rsidR="006B3872" w:rsidRDefault="004736B2" w:rsidP="00107830">
      <w:pPr>
        <w:numPr>
          <w:ilvl w:val="0"/>
          <w:numId w:val="44"/>
        </w:numPr>
        <w:rPr>
          <w:lang w:eastAsia="zh-CN"/>
        </w:rPr>
      </w:pPr>
      <w:ins w:id="88" w:author="Li Xiang" w:date="2018-10-19T16:41:00Z">
        <w:r>
          <w:rPr>
            <w:rStyle w:val="ad"/>
            <w:rFonts w:hint="eastAsia"/>
            <w:lang w:eastAsia="zh-CN"/>
          </w:rPr>
          <w:lastRenderedPageBreak/>
          <w:t>2</w:t>
        </w:r>
        <w:r>
          <w:rPr>
            <w:rStyle w:val="ad"/>
            <w:lang w:eastAsia="zh-CN"/>
          </w:rPr>
          <w:t xml:space="preserve">. </w:t>
        </w:r>
      </w:ins>
      <w:r w:rsidR="00891450">
        <w:rPr>
          <w:rStyle w:val="ad"/>
          <w:rFonts w:hint="eastAsia"/>
          <w:lang w:eastAsia="zh-CN"/>
        </w:rPr>
        <w:t>所有数据质量</w:t>
      </w:r>
      <w:r w:rsidR="00107830">
        <w:rPr>
          <w:lang w:eastAsia="zh-CN"/>
        </w:rPr>
        <w:t xml:space="preserve">: </w:t>
      </w:r>
      <w:r w:rsidR="00891450">
        <w:rPr>
          <w:rFonts w:hint="eastAsia"/>
          <w:lang w:eastAsia="zh-CN"/>
        </w:rPr>
        <w:t>目标变量质量问题修复后，</w:t>
      </w:r>
      <w:r w:rsidR="00891450">
        <w:rPr>
          <w:rFonts w:hint="eastAsia"/>
          <w:lang w:eastAsia="zh-CN"/>
        </w:rPr>
        <w:t>R</w:t>
      </w:r>
      <w:r w:rsidR="00891450">
        <w:rPr>
          <w:lang w:eastAsia="zh-CN"/>
        </w:rPr>
        <w:t>2-L</w:t>
      </w:r>
      <w:r w:rsidR="00891450">
        <w:rPr>
          <w:rFonts w:hint="eastAsia"/>
          <w:lang w:eastAsia="zh-CN"/>
        </w:rPr>
        <w:t>ear</w:t>
      </w:r>
      <w:r w:rsidR="00891450">
        <w:rPr>
          <w:lang w:eastAsia="zh-CN"/>
        </w:rPr>
        <w:t>n</w:t>
      </w:r>
      <w:r w:rsidR="00891450">
        <w:rPr>
          <w:rFonts w:hint="eastAsia"/>
          <w:lang w:eastAsia="zh-CN"/>
        </w:rPr>
        <w:t>将会检查数据集的其他部分是否存在问题。</w:t>
      </w:r>
      <w:r>
        <w:rPr>
          <w:noProof/>
        </w:rPr>
        <w:drawing>
          <wp:inline distT="0" distB="0" distL="0" distR="0" wp14:anchorId="3F4D393D" wp14:editId="5818E9BF">
            <wp:extent cx="5486400" cy="2587411"/>
            <wp:effectExtent l="0" t="0" r="0" b="0"/>
            <wp:docPr id="8" name="图片 8" descr="图片包含 屏幕截图&#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7.png"/>
                    <pic:cNvPicPr/>
                  </pic:nvPicPr>
                  <pic:blipFill rotWithShape="1">
                    <a:blip r:embed="rId18" cstate="print">
                      <a:extLst>
                        <a:ext uri="{28A0092B-C50C-407E-A947-70E740481C1C}">
                          <a14:useLocalDpi xmlns:a14="http://schemas.microsoft.com/office/drawing/2010/main" val="0"/>
                        </a:ext>
                      </a:extLst>
                    </a:blip>
                    <a:srcRect l="7703" t="14603" r="7938" b="6063"/>
                    <a:stretch/>
                  </pic:blipFill>
                  <pic:spPr bwMode="auto">
                    <a:xfrm>
                      <a:off x="0" y="0"/>
                      <a:ext cx="5486400" cy="2587411"/>
                    </a:xfrm>
                    <a:prstGeom prst="rect">
                      <a:avLst/>
                    </a:prstGeom>
                    <a:ln>
                      <a:noFill/>
                    </a:ln>
                    <a:extLst>
                      <a:ext uri="{53640926-AAD7-44D8-BBD7-CCE9431645EC}">
                        <a14:shadowObscured xmlns:a14="http://schemas.microsoft.com/office/drawing/2010/main"/>
                      </a:ext>
                    </a:extLst>
                  </pic:spPr>
                </pic:pic>
              </a:graphicData>
            </a:graphic>
          </wp:inline>
        </w:drawing>
      </w:r>
    </w:p>
    <w:p w14:paraId="1079229C" w14:textId="77777777" w:rsidR="006B3872" w:rsidRDefault="00891450">
      <w:pPr>
        <w:pStyle w:val="5"/>
        <w:rPr>
          <w:lang w:eastAsia="zh-CN"/>
        </w:rPr>
      </w:pPr>
      <w:bookmarkStart w:id="89" w:name="_数据的常见问题"/>
      <w:bookmarkStart w:id="90" w:name="_common_issues_with_data"/>
      <w:bookmarkEnd w:id="89"/>
      <w:r>
        <w:rPr>
          <w:rFonts w:hint="eastAsia"/>
          <w:lang w:eastAsia="zh-CN"/>
        </w:rPr>
        <w:t>数据的常见问题</w:t>
      </w:r>
      <w:hyperlink w:anchor="_common_issues_with_data"/>
      <w:bookmarkEnd w:id="90"/>
      <w:r>
        <w:rPr>
          <w:lang w:eastAsia="zh-CN"/>
        </w:rPr>
        <w:t xml:space="preserve"> </w:t>
      </w:r>
    </w:p>
    <w:p w14:paraId="12316B61" w14:textId="77777777" w:rsidR="006B3872" w:rsidRDefault="00891450">
      <w:pPr>
        <w:pStyle w:val="FirstParagraph"/>
        <w:rPr>
          <w:lang w:eastAsia="zh-CN"/>
        </w:rPr>
      </w:pPr>
      <w:r>
        <w:rPr>
          <w:lang w:eastAsia="zh-CN"/>
        </w:rPr>
        <w:t>R2-L</w:t>
      </w:r>
      <w:r>
        <w:rPr>
          <w:rFonts w:hint="eastAsia"/>
          <w:lang w:eastAsia="zh-CN"/>
        </w:rPr>
        <w:t>ear</w:t>
      </w:r>
      <w:r>
        <w:rPr>
          <w:lang w:eastAsia="zh-CN"/>
        </w:rPr>
        <w:t>n</w:t>
      </w:r>
      <w:r>
        <w:rPr>
          <w:rFonts w:hint="eastAsia"/>
          <w:lang w:eastAsia="zh-CN"/>
        </w:rPr>
        <w:t>会识别和修复以下两种问题：</w:t>
      </w:r>
    </w:p>
    <w:p w14:paraId="0CF11E44" w14:textId="77777777" w:rsidR="006B3872" w:rsidRDefault="00891450" w:rsidP="00107830">
      <w:pPr>
        <w:numPr>
          <w:ilvl w:val="0"/>
          <w:numId w:val="45"/>
        </w:numPr>
        <w:rPr>
          <w:lang w:eastAsia="zh-CN"/>
        </w:rPr>
      </w:pPr>
      <w:r>
        <w:rPr>
          <w:rFonts w:hint="eastAsia"/>
          <w:b/>
          <w:lang w:eastAsia="zh-CN"/>
        </w:rPr>
        <w:t>目标变量有</w:t>
      </w:r>
      <w:r>
        <w:rPr>
          <w:rFonts w:hint="eastAsia"/>
          <w:b/>
          <w:lang w:eastAsia="zh-CN"/>
        </w:rPr>
        <w:t>2</w:t>
      </w:r>
      <w:r>
        <w:rPr>
          <w:rFonts w:hint="eastAsia"/>
          <w:b/>
          <w:lang w:eastAsia="zh-CN"/>
        </w:rPr>
        <w:t>个以上唯一值</w:t>
      </w:r>
      <w:r w:rsidR="00107830">
        <w:rPr>
          <w:lang w:eastAsia="zh-CN"/>
        </w:rPr>
        <w:t xml:space="preserve">: </w:t>
      </w:r>
      <w:r>
        <w:rPr>
          <w:rFonts w:hint="eastAsia"/>
          <w:lang w:eastAsia="zh-CN"/>
        </w:rPr>
        <w:t>在二分类业务问题中，目标变量必须有且只有</w:t>
      </w:r>
      <w:r>
        <w:rPr>
          <w:rFonts w:hint="eastAsia"/>
          <w:lang w:eastAsia="zh-CN"/>
        </w:rPr>
        <w:t>2</w:t>
      </w:r>
      <w:r>
        <w:rPr>
          <w:rFonts w:hint="eastAsia"/>
          <w:lang w:eastAsia="zh-CN"/>
        </w:rPr>
        <w:t>个不同的唯一值（通常为“是”和“否”）。</w:t>
      </w:r>
    </w:p>
    <w:p w14:paraId="1922C8C2" w14:textId="7ED84FAD" w:rsidR="006B3872" w:rsidRDefault="004736B2">
      <w:pPr>
        <w:pStyle w:val="Compact"/>
        <w:numPr>
          <w:ilvl w:val="0"/>
          <w:numId w:val="1"/>
        </w:numPr>
      </w:pPr>
      <w:r>
        <w:rPr>
          <w:noProof/>
        </w:rPr>
        <w:drawing>
          <wp:inline distT="0" distB="0" distL="0" distR="0" wp14:anchorId="10D8118E" wp14:editId="7E683579">
            <wp:extent cx="5486400" cy="1053068"/>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0" name="Picture" descr="assets/screenshots/project-051b-data-issues-fixb.jp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486400" cy="1053068"/>
                    </a:xfrm>
                    <a:prstGeom prst="rect">
                      <a:avLst/>
                    </a:prstGeom>
                    <a:noFill/>
                    <a:ln w="9525">
                      <a:noFill/>
                      <a:headEnd/>
                      <a:tailEnd/>
                    </a:ln>
                  </pic:spPr>
                </pic:pic>
              </a:graphicData>
            </a:graphic>
          </wp:inline>
        </w:drawing>
      </w:r>
    </w:p>
    <w:p w14:paraId="667C7AD7" w14:textId="77777777" w:rsidR="006B3872" w:rsidRDefault="00891450" w:rsidP="00107830">
      <w:pPr>
        <w:numPr>
          <w:ilvl w:val="0"/>
          <w:numId w:val="45"/>
        </w:numPr>
        <w:rPr>
          <w:lang w:eastAsia="zh-CN"/>
        </w:rPr>
      </w:pPr>
      <w:r>
        <w:rPr>
          <w:rFonts w:hint="eastAsia"/>
          <w:b/>
          <w:lang w:eastAsia="zh-CN"/>
        </w:rPr>
        <w:t>数据类型错配</w:t>
      </w:r>
      <w:r w:rsidR="00107830">
        <w:rPr>
          <w:lang w:eastAsia="zh-CN"/>
        </w:rPr>
        <w:t xml:space="preserve">: </w:t>
      </w:r>
      <w:r w:rsidR="008D2501">
        <w:rPr>
          <w:rFonts w:hint="eastAsia"/>
          <w:lang w:eastAsia="zh-CN"/>
        </w:rPr>
        <w:t>当变量的数据类型与之前设置的数据类型不匹配时，会有数据类型错配警告。例如，某列标记为数值型的数据里有一些文本值。</w:t>
      </w:r>
    </w:p>
    <w:p w14:paraId="50816511" w14:textId="77777777" w:rsidR="006B3872" w:rsidRDefault="00437784" w:rsidP="00107830">
      <w:pPr>
        <w:numPr>
          <w:ilvl w:val="0"/>
          <w:numId w:val="45"/>
        </w:numPr>
        <w:rPr>
          <w:lang w:eastAsia="zh-CN"/>
        </w:rPr>
      </w:pPr>
      <w:r>
        <w:rPr>
          <w:rFonts w:hint="eastAsia"/>
          <w:b/>
          <w:lang w:eastAsia="zh-CN"/>
        </w:rPr>
        <w:t>缺失值</w:t>
      </w:r>
      <w:r w:rsidR="00107830">
        <w:rPr>
          <w:lang w:eastAsia="zh-CN"/>
        </w:rPr>
        <w:t xml:space="preserve">: </w:t>
      </w:r>
      <w:r>
        <w:rPr>
          <w:rFonts w:hint="eastAsia"/>
          <w:lang w:eastAsia="zh-CN"/>
        </w:rPr>
        <w:t>产生缺失值的原因既可能是数据未搜集，也可能是该数据点包含空值。</w:t>
      </w:r>
    </w:p>
    <w:tbl>
      <w:tblPr>
        <w:tblStyle w:val="Table"/>
        <w:tblW w:w="5000" w:type="pct"/>
        <w:tblLook w:val="07C0" w:firstRow="0" w:lastRow="1" w:firstColumn="1" w:lastColumn="1" w:noHBand="1" w:noVBand="1"/>
      </w:tblPr>
      <w:tblGrid>
        <w:gridCol w:w="1451"/>
        <w:gridCol w:w="7405"/>
      </w:tblGrid>
      <w:tr w:rsidR="006B3872" w14:paraId="68B7F25E" w14:textId="77777777">
        <w:tc>
          <w:tcPr>
            <w:tcW w:w="0" w:type="auto"/>
          </w:tcPr>
          <w:p w14:paraId="0F0F2AA6" w14:textId="77777777" w:rsidR="006B3872" w:rsidRDefault="00437784">
            <w:pPr>
              <w:pStyle w:val="Compact"/>
              <w:numPr>
                <w:ilvl w:val="0"/>
                <w:numId w:val="1"/>
              </w:numPr>
            </w:pPr>
            <w:r>
              <w:rPr>
                <w:rFonts w:hint="eastAsia"/>
                <w:lang w:eastAsia="zh-CN"/>
              </w:rPr>
              <w:t>注意</w:t>
            </w:r>
          </w:p>
        </w:tc>
        <w:tc>
          <w:tcPr>
            <w:tcW w:w="0" w:type="auto"/>
          </w:tcPr>
          <w:p w14:paraId="53E3E43E" w14:textId="77777777" w:rsidR="006B3872" w:rsidRDefault="00437784">
            <w:pPr>
              <w:numPr>
                <w:ilvl w:val="0"/>
                <w:numId w:val="1"/>
              </w:numPr>
              <w:rPr>
                <w:lang w:eastAsia="zh-CN"/>
              </w:rPr>
            </w:pPr>
            <w:r>
              <w:rPr>
                <w:rFonts w:hint="eastAsia"/>
                <w:lang w:eastAsia="zh-CN"/>
              </w:rPr>
              <w:t>空值表示缺少数据，没有数据存在，与</w:t>
            </w:r>
            <w:r>
              <w:rPr>
                <w:rFonts w:hint="eastAsia"/>
                <w:lang w:eastAsia="zh-CN"/>
              </w:rPr>
              <w:t>0</w:t>
            </w:r>
            <w:r>
              <w:rPr>
                <w:rFonts w:hint="eastAsia"/>
                <w:lang w:eastAsia="zh-CN"/>
              </w:rPr>
              <w:t>值不同。</w:t>
            </w:r>
          </w:p>
        </w:tc>
      </w:tr>
    </w:tbl>
    <w:p w14:paraId="73D9E3CD" w14:textId="77777777" w:rsidR="006B3872" w:rsidRDefault="00437784" w:rsidP="00107830">
      <w:pPr>
        <w:numPr>
          <w:ilvl w:val="0"/>
          <w:numId w:val="45"/>
        </w:numPr>
        <w:rPr>
          <w:lang w:eastAsia="zh-CN"/>
        </w:rPr>
      </w:pPr>
      <w:r>
        <w:rPr>
          <w:rFonts w:hint="eastAsia"/>
          <w:b/>
          <w:lang w:eastAsia="zh-CN"/>
        </w:rPr>
        <w:t>异常值</w:t>
      </w:r>
      <w:r w:rsidR="00107830">
        <w:rPr>
          <w:lang w:eastAsia="zh-CN"/>
        </w:rPr>
        <w:t xml:space="preserve">: </w:t>
      </w:r>
      <w:r>
        <w:rPr>
          <w:rFonts w:hint="eastAsia"/>
          <w:lang w:eastAsia="zh-CN"/>
        </w:rPr>
        <w:t>当某列为连续值时，若某数据点</w:t>
      </w:r>
      <w:r w:rsidR="005E141D">
        <w:rPr>
          <w:rFonts w:hint="eastAsia"/>
          <w:lang w:eastAsia="zh-CN"/>
        </w:rPr>
        <w:t>超出预期范围，会被认为是异常值。检查异常值</w:t>
      </w:r>
      <w:r w:rsidR="006D6B5C">
        <w:rPr>
          <w:rFonts w:hint="eastAsia"/>
          <w:lang w:eastAsia="zh-CN"/>
        </w:rPr>
        <w:t>是</w:t>
      </w:r>
      <w:r w:rsidR="000024A3">
        <w:rPr>
          <w:rFonts w:hint="eastAsia"/>
          <w:lang w:eastAsia="zh-CN"/>
        </w:rPr>
        <w:t>不良的数据点还是真正的偏差非常重要。</w:t>
      </w:r>
    </w:p>
    <w:p w14:paraId="09051FA5" w14:textId="77777777" w:rsidR="006B3872" w:rsidRDefault="000024A3">
      <w:pPr>
        <w:pStyle w:val="FirstParagraph"/>
        <w:rPr>
          <w:lang w:eastAsia="zh-CN"/>
        </w:rPr>
      </w:pPr>
      <w:r>
        <w:rPr>
          <w:rFonts w:hint="eastAsia"/>
          <w:lang w:eastAsia="zh-CN"/>
        </w:rPr>
        <w:t>以上</w:t>
      </w:r>
      <w:r w:rsidRPr="000024A3">
        <w:rPr>
          <w:rFonts w:hint="eastAsia"/>
          <w:lang w:eastAsia="zh-CN"/>
        </w:rPr>
        <w:t>这些问题的可</w:t>
      </w:r>
      <w:r>
        <w:rPr>
          <w:rFonts w:hint="eastAsia"/>
          <w:lang w:eastAsia="zh-CN"/>
        </w:rPr>
        <w:t>修复方法</w:t>
      </w:r>
      <w:r w:rsidRPr="000024A3">
        <w:rPr>
          <w:rFonts w:hint="eastAsia"/>
          <w:lang w:eastAsia="zh-CN"/>
        </w:rPr>
        <w:t>，请参阅</w:t>
      </w:r>
      <w:r w:rsidRPr="000024A3">
        <w:rPr>
          <w:rFonts w:hint="eastAsia"/>
          <w:b/>
          <w:color w:val="4F81BD" w:themeColor="accent1"/>
          <w:lang w:eastAsia="zh-CN"/>
        </w:rPr>
        <w:t>附录：数据质量修复</w:t>
      </w:r>
      <w:r w:rsidRPr="000024A3">
        <w:rPr>
          <w:rFonts w:hint="eastAsia"/>
          <w:lang w:eastAsia="zh-CN"/>
        </w:rPr>
        <w:t>。</w:t>
      </w:r>
    </w:p>
    <w:p w14:paraId="249BAD46" w14:textId="77777777" w:rsidR="006B3872" w:rsidRDefault="000024A3">
      <w:pPr>
        <w:pStyle w:val="5"/>
        <w:rPr>
          <w:lang w:eastAsia="zh-CN"/>
        </w:rPr>
      </w:pPr>
      <w:bookmarkStart w:id="91" w:name="_target_variable_quality"/>
      <w:r>
        <w:rPr>
          <w:rFonts w:hint="eastAsia"/>
          <w:lang w:eastAsia="zh-CN"/>
        </w:rPr>
        <w:t>目标变量质量</w:t>
      </w:r>
      <w:hyperlink w:anchor="_target_variable_quality"/>
      <w:bookmarkEnd w:id="91"/>
      <w:r>
        <w:rPr>
          <w:lang w:eastAsia="zh-CN"/>
        </w:rPr>
        <w:t xml:space="preserve"> </w:t>
      </w:r>
    </w:p>
    <w:p w14:paraId="03530FFB" w14:textId="77777777" w:rsidR="006B3872" w:rsidRDefault="00FA18B8">
      <w:pPr>
        <w:pStyle w:val="FirstParagraph"/>
        <w:rPr>
          <w:lang w:eastAsia="zh-CN"/>
        </w:rPr>
      </w:pPr>
      <w:r>
        <w:rPr>
          <w:rFonts w:hint="eastAsia"/>
          <w:lang w:eastAsia="zh-CN"/>
        </w:rPr>
        <w:t>R</w:t>
      </w:r>
      <w:r>
        <w:rPr>
          <w:lang w:eastAsia="zh-CN"/>
        </w:rPr>
        <w:t>2-L</w:t>
      </w:r>
      <w:r>
        <w:rPr>
          <w:rFonts w:hint="eastAsia"/>
          <w:lang w:eastAsia="zh-CN"/>
        </w:rPr>
        <w:t>ear</w:t>
      </w:r>
      <w:r>
        <w:rPr>
          <w:lang w:eastAsia="zh-CN"/>
        </w:rPr>
        <w:t>n</w:t>
      </w:r>
      <w:r>
        <w:rPr>
          <w:rFonts w:hint="eastAsia"/>
          <w:lang w:eastAsia="zh-CN"/>
        </w:rPr>
        <w:t>会识别并修正目标变量中存在的问题。</w:t>
      </w:r>
    </w:p>
    <w:p w14:paraId="2498B07B" w14:textId="723695A0" w:rsidR="006B3872" w:rsidRDefault="00FA18B8">
      <w:pPr>
        <w:pStyle w:val="6"/>
        <w:rPr>
          <w:lang w:eastAsia="zh-CN"/>
        </w:rPr>
      </w:pPr>
      <w:bookmarkStart w:id="92" w:name="_自动修复目标变量"/>
      <w:bookmarkStart w:id="93" w:name="_automatically_fix_target_variable"/>
      <w:bookmarkEnd w:id="92"/>
      <w:del w:id="94" w:author="Li Xiang" w:date="2018-10-19T16:45:00Z">
        <w:r w:rsidDel="004736B2">
          <w:rPr>
            <w:rFonts w:hint="eastAsia"/>
            <w:lang w:eastAsia="zh-CN"/>
          </w:rPr>
          <w:lastRenderedPageBreak/>
          <w:delText>自动修复目标变量</w:delText>
        </w:r>
      </w:del>
      <w:hyperlink w:anchor="_automatically_fix_target_variable"/>
      <w:bookmarkEnd w:id="93"/>
      <w:r>
        <w:rPr>
          <w:lang w:eastAsia="zh-CN"/>
        </w:rPr>
        <w:t xml:space="preserve"> </w:t>
      </w:r>
    </w:p>
    <w:p w14:paraId="10B71D2E" w14:textId="77777777" w:rsidR="006B3872" w:rsidRDefault="00FA18B8">
      <w:pPr>
        <w:pStyle w:val="FirstParagraph"/>
        <w:rPr>
          <w:lang w:eastAsia="zh-CN"/>
        </w:rPr>
      </w:pPr>
      <w:r>
        <w:rPr>
          <w:rFonts w:hint="eastAsia"/>
          <w:lang w:eastAsia="zh-CN"/>
        </w:rPr>
        <w:t>当</w:t>
      </w:r>
      <w:r>
        <w:rPr>
          <w:rFonts w:hint="eastAsia"/>
          <w:lang w:eastAsia="zh-CN"/>
        </w:rPr>
        <w:t>R</w:t>
      </w:r>
      <w:r>
        <w:rPr>
          <w:lang w:eastAsia="zh-CN"/>
        </w:rPr>
        <w:t>2-L</w:t>
      </w:r>
      <w:r>
        <w:rPr>
          <w:rFonts w:hint="eastAsia"/>
          <w:lang w:eastAsia="zh-CN"/>
        </w:rPr>
        <w:t>ear</w:t>
      </w:r>
      <w:r>
        <w:rPr>
          <w:lang w:eastAsia="zh-CN"/>
        </w:rPr>
        <w:t>n</w:t>
      </w:r>
      <w:r>
        <w:rPr>
          <w:rFonts w:hint="eastAsia"/>
          <w:lang w:eastAsia="zh-CN"/>
        </w:rPr>
        <w:t>发现目标变量中存在的问题是，</w:t>
      </w:r>
      <w:r w:rsidR="00D85FA7">
        <w:rPr>
          <w:rFonts w:hint="eastAsia"/>
          <w:lang w:eastAsia="zh-CN"/>
        </w:rPr>
        <w:t>它会</w:t>
      </w:r>
      <w:r>
        <w:rPr>
          <w:rFonts w:hint="eastAsia"/>
          <w:lang w:eastAsia="zh-CN"/>
        </w:rPr>
        <w:t>这些问题展示在</w:t>
      </w:r>
      <w:r w:rsidRPr="00D85FA7">
        <w:rPr>
          <w:rFonts w:hint="eastAsia"/>
          <w:b/>
          <w:lang w:eastAsia="zh-CN"/>
        </w:rPr>
        <w:t>数据质量</w:t>
      </w:r>
      <w:r>
        <w:rPr>
          <w:rFonts w:hint="eastAsia"/>
          <w:lang w:eastAsia="zh-CN"/>
        </w:rPr>
        <w:t>中</w:t>
      </w:r>
      <w:r w:rsidR="00D85FA7">
        <w:rPr>
          <w:rFonts w:hint="eastAsia"/>
          <w:lang w:eastAsia="zh-CN"/>
        </w:rPr>
        <w:t>：</w:t>
      </w:r>
    </w:p>
    <w:p w14:paraId="5BE7248F" w14:textId="3BB036E4" w:rsidR="006B3872" w:rsidRDefault="004736B2">
      <w:pPr>
        <w:pStyle w:val="Compact"/>
      </w:pPr>
      <w:commentRangeStart w:id="95"/>
      <w:r>
        <w:rPr>
          <w:noProof/>
        </w:rPr>
        <w:drawing>
          <wp:inline distT="0" distB="0" distL="0" distR="0" wp14:anchorId="3A53CD26" wp14:editId="557319C3">
            <wp:extent cx="5486400" cy="1388879"/>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0" name="Picture" descr="assets/screenshots/data-quality-regression-autofix1.jpg"/>
                    <pic:cNvPicPr>
                      <a:picLocks noChangeAspect="1" noChangeArrowheads="1"/>
                    </pic:cNvPicPr>
                  </pic:nvPicPr>
                  <pic:blipFill rotWithShape="1">
                    <a:blip r:embed="rId20">
                      <a:extLst>
                        <a:ext uri="{28A0092B-C50C-407E-A947-70E740481C1C}">
                          <a14:useLocalDpi xmlns:a14="http://schemas.microsoft.com/office/drawing/2010/main" val="0"/>
                        </a:ext>
                      </a:extLst>
                    </a:blip>
                    <a:srcRect l="18062" t="14982"/>
                    <a:stretch/>
                  </pic:blipFill>
                  <pic:spPr bwMode="auto">
                    <a:xfrm>
                      <a:off x="0" y="0"/>
                      <a:ext cx="5486400" cy="1388879"/>
                    </a:xfrm>
                    <a:prstGeom prst="rect">
                      <a:avLst/>
                    </a:prstGeom>
                    <a:noFill/>
                    <a:ln>
                      <a:noFill/>
                    </a:ln>
                    <a:extLst>
                      <a:ext uri="{53640926-AAD7-44D8-BBD7-CCE9431645EC}">
                        <a14:shadowObscured xmlns:a14="http://schemas.microsoft.com/office/drawing/2010/main"/>
                      </a:ext>
                    </a:extLst>
                  </pic:spPr>
                </pic:pic>
              </a:graphicData>
            </a:graphic>
          </wp:inline>
        </w:drawing>
      </w:r>
      <w:commentRangeEnd w:id="95"/>
    </w:p>
    <w:p w14:paraId="4D725A4A" w14:textId="0EF90905" w:rsidR="006B3872" w:rsidRDefault="00D85FA7">
      <w:pPr>
        <w:pStyle w:val="a0"/>
        <w:rPr>
          <w:lang w:eastAsia="zh-CN"/>
        </w:rPr>
      </w:pPr>
      <w:del w:id="96" w:author="Li Xiang" w:date="2018-10-19T16:45:00Z">
        <w:r w:rsidDel="004736B2">
          <w:rPr>
            <w:rFonts w:hint="eastAsia"/>
            <w:lang w:eastAsia="zh-CN"/>
          </w:rPr>
          <w:delText>单击下一步，</w:delText>
        </w:r>
      </w:del>
      <w:ins w:id="97" w:author="Li Xiang" w:date="2018-10-19T16:45:00Z">
        <w:r w:rsidR="004736B2">
          <w:rPr>
            <w:rFonts w:hint="eastAsia"/>
            <w:lang w:eastAsia="zh-CN"/>
          </w:rPr>
          <w:t>无需您的操作，</w:t>
        </w:r>
      </w:ins>
      <w:r>
        <w:rPr>
          <w:rFonts w:hint="eastAsia"/>
          <w:lang w:eastAsia="zh-CN"/>
        </w:rPr>
        <w:t>R</w:t>
      </w:r>
      <w:r>
        <w:rPr>
          <w:lang w:eastAsia="zh-CN"/>
        </w:rPr>
        <w:t>2-L</w:t>
      </w:r>
      <w:r>
        <w:rPr>
          <w:rFonts w:hint="eastAsia"/>
          <w:lang w:eastAsia="zh-CN"/>
        </w:rPr>
        <w:t>ear</w:t>
      </w:r>
      <w:r>
        <w:rPr>
          <w:lang w:eastAsia="zh-CN"/>
        </w:rPr>
        <w:t>n</w:t>
      </w:r>
      <w:r>
        <w:rPr>
          <w:rFonts w:hint="eastAsia"/>
          <w:lang w:eastAsia="zh-CN"/>
        </w:rPr>
        <w:t>会自动修复问题，或</w:t>
      </w:r>
      <w:ins w:id="98" w:author="Li Xiang" w:date="2018-10-19T16:45:00Z">
        <w:r w:rsidR="004736B2">
          <w:rPr>
            <w:rFonts w:hint="eastAsia"/>
            <w:lang w:eastAsia="zh-CN"/>
          </w:rPr>
          <w:t>您可以用以下方法手动修复</w:t>
        </w:r>
      </w:ins>
      <w:r>
        <w:rPr>
          <w:rFonts w:hint="eastAsia"/>
          <w:lang w:eastAsia="zh-CN"/>
        </w:rPr>
        <w:t>：</w:t>
      </w:r>
    </w:p>
    <w:p w14:paraId="36FEA8A4" w14:textId="77777777" w:rsidR="006B3872" w:rsidRDefault="00D85FA7" w:rsidP="00107830">
      <w:pPr>
        <w:numPr>
          <w:ilvl w:val="0"/>
          <w:numId w:val="46"/>
        </w:numPr>
        <w:rPr>
          <w:lang w:eastAsia="zh-CN"/>
        </w:rPr>
      </w:pPr>
      <w:r>
        <w:rPr>
          <w:rFonts w:hint="eastAsia"/>
          <w:lang w:eastAsia="zh-CN"/>
        </w:rPr>
        <w:t>单击</w:t>
      </w:r>
      <w:r w:rsidRPr="00D85FA7">
        <w:rPr>
          <w:rFonts w:hint="eastAsia"/>
          <w:b/>
          <w:lang w:eastAsia="zh-CN"/>
        </w:rPr>
        <w:t>编辑修复</w:t>
      </w:r>
      <w:r w:rsidRPr="00D85FA7">
        <w:rPr>
          <w:rFonts w:hint="eastAsia"/>
          <w:lang w:eastAsia="zh-CN"/>
        </w:rPr>
        <w:t>，可修改</w:t>
      </w:r>
      <w:r w:rsidRPr="00D85FA7">
        <w:rPr>
          <w:rFonts w:hint="eastAsia"/>
          <w:lang w:eastAsia="zh-CN"/>
        </w:rPr>
        <w:t>R</w:t>
      </w:r>
      <w:r w:rsidRPr="00D85FA7">
        <w:rPr>
          <w:lang w:eastAsia="zh-CN"/>
        </w:rPr>
        <w:t>2-L</w:t>
      </w:r>
      <w:r w:rsidRPr="00D85FA7">
        <w:rPr>
          <w:rFonts w:hint="eastAsia"/>
          <w:lang w:eastAsia="zh-CN"/>
        </w:rPr>
        <w:t>earn</w:t>
      </w:r>
      <w:r w:rsidRPr="00D85FA7">
        <w:rPr>
          <w:rFonts w:hint="eastAsia"/>
          <w:lang w:eastAsia="zh-CN"/>
        </w:rPr>
        <w:t>修改目标变量中存在问题的方法。具体方法详见</w:t>
      </w:r>
      <w:r w:rsidRPr="00D85FA7">
        <w:rPr>
          <w:rFonts w:hint="eastAsia"/>
          <w:color w:val="4F81BD" w:themeColor="accent1"/>
          <w:lang w:eastAsia="zh-CN"/>
        </w:rPr>
        <w:t>附录：数据质量修复</w:t>
      </w:r>
      <w:r>
        <w:rPr>
          <w:rFonts w:hint="eastAsia"/>
          <w:lang w:eastAsia="zh-CN"/>
        </w:rPr>
        <w:t>。</w:t>
      </w:r>
    </w:p>
    <w:p w14:paraId="62987AA9" w14:textId="77777777" w:rsidR="006B3872" w:rsidRDefault="00D85FA7" w:rsidP="00107830">
      <w:pPr>
        <w:numPr>
          <w:ilvl w:val="0"/>
          <w:numId w:val="46"/>
        </w:numPr>
      </w:pPr>
      <w:r>
        <w:rPr>
          <w:rFonts w:hint="eastAsia"/>
          <w:lang w:eastAsia="zh-CN"/>
        </w:rPr>
        <w:t>单击</w:t>
      </w:r>
      <w:r w:rsidRPr="00D85FA7">
        <w:rPr>
          <w:rFonts w:hint="eastAsia"/>
          <w:b/>
          <w:lang w:eastAsia="zh-CN"/>
        </w:rPr>
        <w:t>重新选择目标变量</w:t>
      </w:r>
      <w:r w:rsidRPr="00D85FA7">
        <w:rPr>
          <w:rFonts w:hint="eastAsia"/>
          <w:lang w:eastAsia="zh-CN"/>
        </w:rPr>
        <w:t>，将会返回目标变量选项中，您可选择新的</w:t>
      </w:r>
      <w:r w:rsidRPr="00E84E12">
        <w:rPr>
          <w:rFonts w:hint="eastAsia"/>
          <w:color w:val="4F81BD" w:themeColor="accent1"/>
          <w:lang w:eastAsia="zh-CN"/>
        </w:rPr>
        <w:t>目标变量</w:t>
      </w:r>
      <w:r>
        <w:rPr>
          <w:rFonts w:hint="eastAsia"/>
          <w:lang w:eastAsia="zh-CN"/>
        </w:rPr>
        <w:t>。</w:t>
      </w:r>
      <w:r w:rsidR="00107830">
        <w:t>.</w:t>
      </w:r>
    </w:p>
    <w:p w14:paraId="0EA6927E" w14:textId="77777777" w:rsidR="006B3872" w:rsidRDefault="00D85FA7" w:rsidP="00107830">
      <w:pPr>
        <w:numPr>
          <w:ilvl w:val="0"/>
          <w:numId w:val="46"/>
        </w:numPr>
        <w:rPr>
          <w:lang w:eastAsia="zh-CN"/>
        </w:rPr>
      </w:pPr>
      <w:r>
        <w:rPr>
          <w:rFonts w:hint="eastAsia"/>
          <w:lang w:eastAsia="zh-CN"/>
        </w:rPr>
        <w:t>单击</w:t>
      </w:r>
      <w:r w:rsidRPr="00D85FA7">
        <w:rPr>
          <w:rFonts w:hint="eastAsia"/>
          <w:b/>
          <w:lang w:eastAsia="zh-CN"/>
        </w:rPr>
        <w:t>上传新数据集</w:t>
      </w:r>
      <w:r>
        <w:rPr>
          <w:rFonts w:hint="eastAsia"/>
          <w:lang w:eastAsia="zh-CN"/>
        </w:rPr>
        <w:t>，将返回至</w:t>
      </w:r>
      <w:r w:rsidRPr="00E84E12">
        <w:rPr>
          <w:rFonts w:hint="eastAsia"/>
          <w:color w:val="4F81BD" w:themeColor="accent1"/>
          <w:lang w:eastAsia="zh-CN"/>
        </w:rPr>
        <w:t>数据连接</w:t>
      </w:r>
      <w:r>
        <w:rPr>
          <w:rFonts w:hint="eastAsia"/>
          <w:lang w:eastAsia="zh-CN"/>
        </w:rPr>
        <w:t>，您可选择要使用的新数据集（要取消此操作，请单击</w:t>
      </w:r>
      <w:r w:rsidRPr="00E84E12">
        <w:rPr>
          <w:rFonts w:hint="eastAsia"/>
          <w:b/>
          <w:lang w:eastAsia="zh-CN"/>
        </w:rPr>
        <w:t>数据质量</w:t>
      </w:r>
      <w:r>
        <w:rPr>
          <w:rFonts w:hint="eastAsia"/>
          <w:lang w:eastAsia="zh-CN"/>
        </w:rPr>
        <w:t>即可返回至当前页面）</w:t>
      </w:r>
      <w:r w:rsidR="00E84E12">
        <w:rPr>
          <w:rFonts w:hint="eastAsia"/>
          <w:lang w:eastAsia="zh-CN"/>
        </w:rPr>
        <w:t>。</w:t>
      </w:r>
    </w:p>
    <w:p w14:paraId="274EB13C" w14:textId="1A160BA3" w:rsidR="006B3872" w:rsidDel="004736B2" w:rsidRDefault="00D85FA7">
      <w:pPr>
        <w:pStyle w:val="FirstParagraph"/>
        <w:rPr>
          <w:del w:id="99" w:author="Li Xiang" w:date="2018-10-19T16:46:00Z"/>
          <w:lang w:eastAsia="zh-CN"/>
        </w:rPr>
      </w:pPr>
      <w:del w:id="100" w:author="Li Xiang" w:date="2018-10-19T16:46:00Z">
        <w:r w:rsidDel="004736B2">
          <w:rPr>
            <w:rFonts w:hint="eastAsia"/>
            <w:lang w:eastAsia="zh-CN"/>
          </w:rPr>
          <w:delText>完成目标变量修复问题后，单击</w:delText>
        </w:r>
        <w:r w:rsidRPr="00E84E12" w:rsidDel="004736B2">
          <w:rPr>
            <w:rFonts w:hint="eastAsia"/>
            <w:b/>
            <w:lang w:eastAsia="zh-CN"/>
          </w:rPr>
          <w:delText>下一步</w:delText>
        </w:r>
        <w:r w:rsidDel="004736B2">
          <w:rPr>
            <w:rFonts w:hint="eastAsia"/>
            <w:lang w:eastAsia="zh-CN"/>
          </w:rPr>
          <w:delText>继续所有</w:delText>
        </w:r>
        <w:r w:rsidRPr="00E84E12" w:rsidDel="004736B2">
          <w:rPr>
            <w:rFonts w:hint="eastAsia"/>
            <w:color w:val="4F81BD" w:themeColor="accent1"/>
            <w:lang w:eastAsia="zh-CN"/>
          </w:rPr>
          <w:delText>数据质量</w:delText>
        </w:r>
        <w:r w:rsidDel="004736B2">
          <w:rPr>
            <w:rFonts w:hint="eastAsia"/>
            <w:lang w:eastAsia="zh-CN"/>
          </w:rPr>
          <w:delText>部分</w:delText>
        </w:r>
        <w:r w:rsidR="00E84E12" w:rsidDel="004736B2">
          <w:rPr>
            <w:rFonts w:hint="eastAsia"/>
            <w:lang w:eastAsia="zh-CN"/>
          </w:rPr>
          <w:delText>。</w:delText>
        </w:r>
      </w:del>
    </w:p>
    <w:p w14:paraId="10F20CE3" w14:textId="276148DA" w:rsidR="006B3872" w:rsidDel="004736B2" w:rsidRDefault="00D85FA7">
      <w:pPr>
        <w:pStyle w:val="6"/>
        <w:rPr>
          <w:del w:id="101" w:author="Li Xiang" w:date="2018-10-19T16:46:00Z"/>
          <w:lang w:eastAsia="zh-CN"/>
        </w:rPr>
      </w:pPr>
      <w:bookmarkStart w:id="102" w:name="_手动修复目标变量"/>
      <w:bookmarkStart w:id="103" w:name="_manually_fix_target_variable"/>
      <w:bookmarkEnd w:id="102"/>
      <w:del w:id="104" w:author="Li Xiang" w:date="2018-10-19T16:46:00Z">
        <w:r w:rsidDel="004736B2">
          <w:rPr>
            <w:rFonts w:hint="eastAsia"/>
            <w:lang w:eastAsia="zh-CN"/>
          </w:rPr>
          <w:delText>手动修复目标变量</w:delText>
        </w:r>
        <w:r w:rsidR="008979E4" w:rsidDel="004736B2">
          <w:fldChar w:fldCharType="begin"/>
        </w:r>
        <w:r w:rsidR="008979E4" w:rsidDel="004736B2">
          <w:rPr>
            <w:lang w:eastAsia="zh-CN"/>
          </w:rPr>
          <w:delInstrText xml:space="preserve"> HYPERLINK \l "_manually_fix_target_variable" \h </w:delInstrText>
        </w:r>
        <w:r w:rsidR="008979E4" w:rsidDel="004736B2">
          <w:fldChar w:fldCharType="separate"/>
        </w:r>
        <w:r w:rsidR="008979E4" w:rsidDel="004736B2">
          <w:fldChar w:fldCharType="end"/>
        </w:r>
        <w:bookmarkEnd w:id="103"/>
        <w:r w:rsidR="00360E37" w:rsidDel="004736B2">
          <w:rPr>
            <w:lang w:eastAsia="zh-CN"/>
          </w:rPr>
          <w:delText xml:space="preserve"> </w:delText>
        </w:r>
      </w:del>
    </w:p>
    <w:p w14:paraId="30E51BE2" w14:textId="09C7A47D" w:rsidR="006B3872" w:rsidDel="004736B2" w:rsidRDefault="00D85FA7">
      <w:pPr>
        <w:pStyle w:val="FirstParagraph"/>
        <w:rPr>
          <w:del w:id="105" w:author="Li Xiang" w:date="2018-10-19T16:46:00Z"/>
          <w:lang w:eastAsia="zh-CN"/>
        </w:rPr>
      </w:pPr>
      <w:del w:id="106" w:author="Li Xiang" w:date="2018-10-19T16:46:00Z">
        <w:r w:rsidDel="004736B2">
          <w:rPr>
            <w:rFonts w:hint="eastAsia"/>
            <w:lang w:eastAsia="zh-CN"/>
          </w:rPr>
          <w:delText>当</w:delText>
        </w:r>
        <w:r w:rsidDel="004736B2">
          <w:rPr>
            <w:rFonts w:hint="eastAsia"/>
            <w:lang w:eastAsia="zh-CN"/>
          </w:rPr>
          <w:delText>R</w:delText>
        </w:r>
        <w:r w:rsidDel="004736B2">
          <w:rPr>
            <w:lang w:eastAsia="zh-CN"/>
          </w:rPr>
          <w:delText>2-L</w:delText>
        </w:r>
        <w:r w:rsidDel="004736B2">
          <w:rPr>
            <w:rFonts w:hint="eastAsia"/>
            <w:lang w:eastAsia="zh-CN"/>
          </w:rPr>
          <w:delText>earn</w:delText>
        </w:r>
        <w:r w:rsidDel="004736B2">
          <w:rPr>
            <w:rFonts w:hint="eastAsia"/>
            <w:lang w:eastAsia="zh-CN"/>
          </w:rPr>
          <w:delText>在目标变量中遇到无法自动修复的问题时，它会在数据质量中将这些问题标记为需要操作，并在您进行下一步之前提示您进行修复</w:delText>
        </w:r>
        <w:r w:rsidR="00937907" w:rsidDel="004736B2">
          <w:rPr>
            <w:rFonts w:hint="eastAsia"/>
            <w:lang w:eastAsia="zh-CN"/>
          </w:rPr>
          <w:delText>。</w:delText>
        </w:r>
      </w:del>
    </w:p>
    <w:p w14:paraId="606B8883" w14:textId="318DB0A8" w:rsidR="006B3872" w:rsidDel="004736B2" w:rsidRDefault="00107830">
      <w:pPr>
        <w:pStyle w:val="Compact"/>
        <w:rPr>
          <w:del w:id="107" w:author="Li Xiang" w:date="2018-10-19T16:46:00Z"/>
        </w:rPr>
      </w:pPr>
      <w:del w:id="108" w:author="Li Xiang" w:date="2018-10-19T16:46:00Z">
        <w:r w:rsidDel="004736B2">
          <w:rPr>
            <w:noProof/>
          </w:rPr>
          <w:drawing>
            <wp:inline distT="0" distB="0" distL="0" distR="0" wp14:anchorId="47BE6324" wp14:editId="6DEE3B9C">
              <wp:extent cx="5334000" cy="1632774"/>
              <wp:effectExtent l="0" t="0" r="0" b="0"/>
              <wp:docPr id="15" name="Picture" descr="Binary Classification problem: Manually fix issue"/>
              <wp:cNvGraphicFramePr/>
              <a:graphic xmlns:a="http://schemas.openxmlformats.org/drawingml/2006/main">
                <a:graphicData uri="http://schemas.openxmlformats.org/drawingml/2006/picture">
                  <pic:pic xmlns:pic="http://schemas.openxmlformats.org/drawingml/2006/picture">
                    <pic:nvPicPr>
                      <pic:cNvPr id="0" name="Picture" descr="assets/screenshots/data-quality-binary-manualfix1.jpg"/>
                      <pic:cNvPicPr>
                        <a:picLocks noChangeAspect="1" noChangeArrowheads="1"/>
                      </pic:cNvPicPr>
                    </pic:nvPicPr>
                    <pic:blipFill>
                      <a:blip r:embed="rId21"/>
                      <a:stretch>
                        <a:fillRect/>
                      </a:stretch>
                    </pic:blipFill>
                    <pic:spPr bwMode="auto">
                      <a:xfrm>
                        <a:off x="0" y="0"/>
                        <a:ext cx="5334000" cy="1632774"/>
                      </a:xfrm>
                      <a:prstGeom prst="rect">
                        <a:avLst/>
                      </a:prstGeom>
                      <a:noFill/>
                      <a:ln w="9525">
                        <a:noFill/>
                        <a:headEnd/>
                        <a:tailEnd/>
                      </a:ln>
                    </pic:spPr>
                  </pic:pic>
                </a:graphicData>
              </a:graphic>
            </wp:inline>
          </w:drawing>
        </w:r>
      </w:del>
    </w:p>
    <w:p w14:paraId="1860FA82" w14:textId="2375AA30" w:rsidR="006B3872" w:rsidDel="004736B2" w:rsidRDefault="00D85FA7">
      <w:pPr>
        <w:pStyle w:val="a0"/>
        <w:rPr>
          <w:del w:id="109" w:author="Li Xiang" w:date="2018-10-19T16:46:00Z"/>
          <w:lang w:eastAsia="zh-CN"/>
        </w:rPr>
      </w:pPr>
      <w:del w:id="110" w:author="Li Xiang" w:date="2018-10-19T16:46:00Z">
        <w:r w:rsidDel="004736B2">
          <w:rPr>
            <w:rFonts w:hint="eastAsia"/>
            <w:lang w:eastAsia="zh-CN"/>
          </w:rPr>
          <w:delText>如上图所示，您会被提示用以下方法修复目标变量</w:delText>
        </w:r>
        <w:r w:rsidR="003A0D1F" w:rsidDel="004736B2">
          <w:rPr>
            <w:rFonts w:hint="eastAsia"/>
            <w:lang w:eastAsia="zh-CN"/>
          </w:rPr>
          <w:delText>。</w:delText>
        </w:r>
      </w:del>
    </w:p>
    <w:p w14:paraId="5B771CCD" w14:textId="29A48C36" w:rsidR="006B3872" w:rsidDel="004736B2" w:rsidRDefault="00D85FA7" w:rsidP="00107830">
      <w:pPr>
        <w:numPr>
          <w:ilvl w:val="0"/>
          <w:numId w:val="47"/>
        </w:numPr>
        <w:rPr>
          <w:del w:id="111" w:author="Li Xiang" w:date="2018-10-19T16:46:00Z"/>
          <w:lang w:eastAsia="zh-CN"/>
        </w:rPr>
      </w:pPr>
      <w:del w:id="112" w:author="Li Xiang" w:date="2018-10-19T16:46:00Z">
        <w:r w:rsidDel="004736B2">
          <w:rPr>
            <w:rFonts w:hint="eastAsia"/>
            <w:lang w:eastAsia="zh-CN"/>
          </w:rPr>
          <w:delText>单击</w:delText>
        </w:r>
        <w:r w:rsidRPr="003A0D1F" w:rsidDel="004736B2">
          <w:rPr>
            <w:rFonts w:hint="eastAsia"/>
            <w:b/>
            <w:lang w:eastAsia="zh-CN"/>
          </w:rPr>
          <w:delText>重新选择我的目标变量</w:delText>
        </w:r>
        <w:r w:rsidDel="004736B2">
          <w:rPr>
            <w:rFonts w:hint="eastAsia"/>
            <w:lang w:eastAsia="zh-CN"/>
          </w:rPr>
          <w:delText>，可返回</w:delText>
        </w:r>
        <w:r w:rsidRPr="003A0D1F" w:rsidDel="004736B2">
          <w:rPr>
            <w:rFonts w:hint="eastAsia"/>
            <w:color w:val="4F81BD" w:themeColor="accent1"/>
            <w:lang w:eastAsia="zh-CN"/>
          </w:rPr>
          <w:delText>目标变量</w:delText>
        </w:r>
        <w:r w:rsidDel="004736B2">
          <w:rPr>
            <w:rFonts w:hint="eastAsia"/>
            <w:lang w:eastAsia="zh-CN"/>
          </w:rPr>
          <w:delText>并选择新的目标变量</w:delText>
        </w:r>
        <w:r w:rsidR="003A0D1F" w:rsidDel="004736B2">
          <w:rPr>
            <w:rFonts w:hint="eastAsia"/>
            <w:lang w:eastAsia="zh-CN"/>
          </w:rPr>
          <w:delText>。</w:delText>
        </w:r>
      </w:del>
    </w:p>
    <w:p w14:paraId="0398BA92" w14:textId="0577B7B2" w:rsidR="006B3872" w:rsidDel="004736B2" w:rsidRDefault="00D85FA7" w:rsidP="00107830">
      <w:pPr>
        <w:numPr>
          <w:ilvl w:val="0"/>
          <w:numId w:val="47"/>
        </w:numPr>
        <w:rPr>
          <w:del w:id="113" w:author="Li Xiang" w:date="2018-10-19T16:46:00Z"/>
          <w:lang w:eastAsia="zh-CN"/>
        </w:rPr>
      </w:pPr>
      <w:del w:id="114" w:author="Li Xiang" w:date="2018-10-19T16:46:00Z">
        <w:r w:rsidDel="004736B2">
          <w:rPr>
            <w:rFonts w:hint="eastAsia"/>
            <w:lang w:eastAsia="zh-CN"/>
          </w:rPr>
          <w:delText>单击</w:delText>
        </w:r>
        <w:r w:rsidRPr="003A0D1F" w:rsidDel="004736B2">
          <w:rPr>
            <w:rFonts w:hint="eastAsia"/>
            <w:b/>
            <w:lang w:eastAsia="zh-CN"/>
          </w:rPr>
          <w:delText>上传新数据集</w:delText>
        </w:r>
        <w:r w:rsidDel="004736B2">
          <w:rPr>
            <w:rFonts w:hint="eastAsia"/>
            <w:lang w:eastAsia="zh-CN"/>
          </w:rPr>
          <w:delText>，可返回</w:delText>
        </w:r>
        <w:r w:rsidRPr="003A0D1F" w:rsidDel="004736B2">
          <w:rPr>
            <w:rFonts w:hint="eastAsia"/>
            <w:color w:val="4F81BD" w:themeColor="accent1"/>
            <w:lang w:eastAsia="zh-CN"/>
          </w:rPr>
          <w:delText>数据连接</w:delText>
        </w:r>
        <w:r w:rsidDel="004736B2">
          <w:rPr>
            <w:rFonts w:hint="eastAsia"/>
            <w:lang w:eastAsia="zh-CN"/>
          </w:rPr>
          <w:delText>，然后选择要使用的新数据集。（取消加载新数据集，请单击</w:delText>
        </w:r>
        <w:r w:rsidRPr="003A0D1F" w:rsidDel="004736B2">
          <w:rPr>
            <w:rFonts w:hint="eastAsia"/>
            <w:b/>
            <w:lang w:eastAsia="zh-CN"/>
          </w:rPr>
          <w:delText>数据质量</w:delText>
        </w:r>
        <w:r w:rsidDel="004736B2">
          <w:rPr>
            <w:rFonts w:hint="eastAsia"/>
            <w:lang w:eastAsia="zh-CN"/>
          </w:rPr>
          <w:delText>）</w:delText>
        </w:r>
      </w:del>
    </w:p>
    <w:p w14:paraId="153A1B34" w14:textId="5BCE2103" w:rsidR="006B3872" w:rsidDel="004736B2" w:rsidRDefault="00D85FA7" w:rsidP="00107830">
      <w:pPr>
        <w:numPr>
          <w:ilvl w:val="0"/>
          <w:numId w:val="47"/>
        </w:numPr>
        <w:rPr>
          <w:del w:id="115" w:author="Li Xiang" w:date="2018-10-19T16:46:00Z"/>
          <w:lang w:eastAsia="zh-CN"/>
        </w:rPr>
      </w:pPr>
      <w:del w:id="116" w:author="Li Xiang" w:date="2018-10-19T16:46:00Z">
        <w:r w:rsidDel="004736B2">
          <w:rPr>
            <w:rFonts w:hint="eastAsia"/>
            <w:lang w:eastAsia="zh-CN"/>
          </w:rPr>
          <w:lastRenderedPageBreak/>
          <w:delText>单击</w:delText>
        </w:r>
        <w:r w:rsidRPr="003A0D1F" w:rsidDel="004736B2">
          <w:rPr>
            <w:rFonts w:hint="eastAsia"/>
            <w:b/>
            <w:lang w:eastAsia="zh-CN"/>
          </w:rPr>
          <w:delText>修复</w:delText>
        </w:r>
        <w:r w:rsidDel="004736B2">
          <w:rPr>
            <w:rFonts w:hint="eastAsia"/>
            <w:lang w:eastAsia="zh-CN"/>
          </w:rPr>
          <w:delText>，可打开一个对话框，修复目标变量</w:delText>
        </w:r>
        <w:r w:rsidR="003A0D1F" w:rsidDel="004736B2">
          <w:rPr>
            <w:rFonts w:hint="eastAsia"/>
            <w:lang w:eastAsia="zh-CN"/>
          </w:rPr>
          <w:delText>。</w:delText>
        </w:r>
      </w:del>
    </w:p>
    <w:p w14:paraId="71325B27" w14:textId="65B5FECD" w:rsidR="006B3872" w:rsidRDefault="00D85FA7">
      <w:pPr>
        <w:pStyle w:val="FirstParagraph"/>
        <w:rPr>
          <w:lang w:eastAsia="zh-CN"/>
        </w:rPr>
      </w:pPr>
      <w:del w:id="117" w:author="Li Xiang" w:date="2018-10-19T16:46:00Z">
        <w:r w:rsidDel="004736B2">
          <w:rPr>
            <w:rFonts w:hint="eastAsia"/>
            <w:lang w:eastAsia="zh-CN"/>
          </w:rPr>
          <w:delText>以上完成后，单击</w:delText>
        </w:r>
        <w:r w:rsidRPr="003A0D1F" w:rsidDel="004736B2">
          <w:rPr>
            <w:rFonts w:hint="eastAsia"/>
            <w:b/>
            <w:lang w:eastAsia="zh-CN"/>
          </w:rPr>
          <w:delText>下一步</w:delText>
        </w:r>
        <w:r w:rsidDel="004736B2">
          <w:rPr>
            <w:rFonts w:hint="eastAsia"/>
            <w:lang w:eastAsia="zh-CN"/>
          </w:rPr>
          <w:delText>，进入</w:delText>
        </w:r>
        <w:r w:rsidRPr="003A0D1F" w:rsidDel="004736B2">
          <w:rPr>
            <w:rFonts w:hint="eastAsia"/>
            <w:color w:val="4F81BD" w:themeColor="accent1"/>
            <w:lang w:eastAsia="zh-CN"/>
          </w:rPr>
          <w:delText>所有数据质量</w:delText>
        </w:r>
        <w:r w:rsidDel="004736B2">
          <w:rPr>
            <w:rFonts w:hint="eastAsia"/>
            <w:lang w:eastAsia="zh-CN"/>
          </w:rPr>
          <w:delText>。</w:delText>
        </w:r>
      </w:del>
      <w:ins w:id="118" w:author="Li Xiang" w:date="2018-10-19T16:46:00Z">
        <w:r w:rsidR="004736B2">
          <w:rPr>
            <w:rFonts w:hint="eastAsia"/>
            <w:lang w:eastAsia="zh-CN"/>
          </w:rPr>
          <w:t>.</w:t>
        </w:r>
      </w:ins>
    </w:p>
    <w:p w14:paraId="33DFC907" w14:textId="77777777" w:rsidR="006B3872" w:rsidRDefault="00360E37">
      <w:pPr>
        <w:pStyle w:val="5"/>
        <w:rPr>
          <w:lang w:eastAsia="zh-CN"/>
        </w:rPr>
      </w:pPr>
      <w:bookmarkStart w:id="119" w:name="_所有数据质量"/>
      <w:bookmarkStart w:id="120" w:name="_all_data_quality"/>
      <w:bookmarkEnd w:id="119"/>
      <w:r>
        <w:rPr>
          <w:rFonts w:hint="eastAsia"/>
          <w:lang w:eastAsia="zh-CN"/>
        </w:rPr>
        <w:t>所有数据质量</w:t>
      </w:r>
      <w:hyperlink w:anchor="_all_data_quality"/>
      <w:bookmarkEnd w:id="120"/>
      <w:r>
        <w:rPr>
          <w:lang w:eastAsia="zh-CN"/>
        </w:rPr>
        <w:t xml:space="preserve"> </w:t>
      </w:r>
    </w:p>
    <w:p w14:paraId="2B2FCDB6" w14:textId="44E0469B" w:rsidR="006B3872" w:rsidRDefault="00111ECD">
      <w:pPr>
        <w:pStyle w:val="FirstParagraph"/>
        <w:rPr>
          <w:lang w:eastAsia="zh-CN"/>
        </w:rPr>
      </w:pPr>
      <w:r>
        <w:rPr>
          <w:rFonts w:hint="eastAsia"/>
          <w:lang w:eastAsia="zh-CN"/>
        </w:rPr>
        <w:t>目标变量质量问题解决后，</w:t>
      </w:r>
      <w:r>
        <w:rPr>
          <w:rFonts w:hint="eastAsia"/>
          <w:lang w:eastAsia="zh-CN"/>
        </w:rPr>
        <w:t>R</w:t>
      </w:r>
      <w:r>
        <w:rPr>
          <w:lang w:eastAsia="zh-CN"/>
        </w:rPr>
        <w:t>2-L</w:t>
      </w:r>
      <w:r>
        <w:rPr>
          <w:rFonts w:hint="eastAsia"/>
          <w:lang w:eastAsia="zh-CN"/>
        </w:rPr>
        <w:t>ear</w:t>
      </w:r>
      <w:r>
        <w:rPr>
          <w:lang w:eastAsia="zh-CN"/>
        </w:rPr>
        <w:t>n</w:t>
      </w:r>
      <w:r>
        <w:rPr>
          <w:rFonts w:hint="eastAsia"/>
          <w:lang w:eastAsia="zh-CN"/>
        </w:rPr>
        <w:t>会继续检查其余所有变量的质量问题，并在此处显示结果。</w:t>
      </w:r>
      <w:r w:rsidR="00107830">
        <w:rPr>
          <w:lang w:eastAsia="zh-CN"/>
        </w:rPr>
        <w:br/>
      </w:r>
      <w:ins w:id="121" w:author="Li Xiang" w:date="2018-10-19T16:46:00Z">
        <w:r w:rsidR="004736B2">
          <w:rPr>
            <w:noProof/>
          </w:rPr>
          <w:drawing>
            <wp:inline distT="0" distB="0" distL="0" distR="0" wp14:anchorId="6B0175DB" wp14:editId="726C335C">
              <wp:extent cx="5486400" cy="60769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607695"/>
                      </a:xfrm>
                      <a:prstGeom prst="rect">
                        <a:avLst/>
                      </a:prstGeom>
                    </pic:spPr>
                  </pic:pic>
                </a:graphicData>
              </a:graphic>
            </wp:inline>
          </w:drawing>
        </w:r>
      </w:ins>
    </w:p>
    <w:p w14:paraId="63F3937C" w14:textId="77777777" w:rsidR="006B3872" w:rsidRDefault="00111ECD">
      <w:pPr>
        <w:pStyle w:val="a0"/>
        <w:rPr>
          <w:lang w:eastAsia="zh-CN"/>
        </w:rPr>
      </w:pPr>
      <w:r>
        <w:rPr>
          <w:lang w:eastAsia="zh-CN"/>
        </w:rPr>
        <w:t>R2-L</w:t>
      </w:r>
      <w:r>
        <w:rPr>
          <w:rFonts w:hint="eastAsia"/>
          <w:lang w:eastAsia="zh-CN"/>
        </w:rPr>
        <w:t>earn</w:t>
      </w:r>
      <w:r>
        <w:rPr>
          <w:rFonts w:hint="eastAsia"/>
          <w:lang w:eastAsia="zh-CN"/>
        </w:rPr>
        <w:t>以提供默认修复方法。当您要自定义修复方法时，可进行以下操作：</w:t>
      </w:r>
      <w:r w:rsidR="00107830">
        <w:rPr>
          <w:lang w:eastAsia="zh-CN"/>
        </w:rPr>
        <w:t xml:space="preserve"> </w:t>
      </w:r>
    </w:p>
    <w:p w14:paraId="126DEA1F" w14:textId="329EE1F8" w:rsidR="006B3872" w:rsidRDefault="00111ECD" w:rsidP="00107830">
      <w:pPr>
        <w:numPr>
          <w:ilvl w:val="0"/>
          <w:numId w:val="48"/>
        </w:numPr>
        <w:rPr>
          <w:lang w:eastAsia="zh-CN"/>
        </w:rPr>
      </w:pPr>
      <w:r>
        <w:rPr>
          <w:rFonts w:hint="eastAsia"/>
          <w:lang w:eastAsia="zh-CN"/>
        </w:rPr>
        <w:t>单击</w:t>
      </w:r>
      <w:ins w:id="122" w:author="Li Xiang" w:date="2018-10-19T16:46:00Z">
        <w:r w:rsidR="004736B2">
          <w:rPr>
            <w:rFonts w:hint="eastAsia"/>
            <w:lang w:eastAsia="zh-CN"/>
          </w:rPr>
          <w:t>在目标变量质量章节中出现的</w:t>
        </w:r>
      </w:ins>
      <w:r w:rsidRPr="00111ECD">
        <w:rPr>
          <w:rFonts w:hint="eastAsia"/>
          <w:b/>
          <w:lang w:eastAsia="zh-CN"/>
        </w:rPr>
        <w:t>加载新数据集</w:t>
      </w:r>
      <w:r>
        <w:rPr>
          <w:rFonts w:hint="eastAsia"/>
          <w:lang w:eastAsia="zh-CN"/>
        </w:rPr>
        <w:t>可返回至</w:t>
      </w:r>
      <w:r w:rsidRPr="00111ECD">
        <w:rPr>
          <w:rFonts w:hint="eastAsia"/>
          <w:color w:val="4F81BD" w:themeColor="accent1"/>
          <w:lang w:eastAsia="zh-CN"/>
        </w:rPr>
        <w:t>数据连接</w:t>
      </w:r>
      <w:r>
        <w:rPr>
          <w:rFonts w:hint="eastAsia"/>
          <w:lang w:eastAsia="zh-CN"/>
        </w:rPr>
        <w:t>，您可选择要是使用的新数据集。（要取消加载新数据集，请单击</w:t>
      </w:r>
      <w:r w:rsidRPr="00111ECD">
        <w:rPr>
          <w:rFonts w:hint="eastAsia"/>
          <w:b/>
          <w:lang w:eastAsia="zh-CN"/>
        </w:rPr>
        <w:t>数据质量</w:t>
      </w:r>
      <w:r>
        <w:rPr>
          <w:rFonts w:hint="eastAsia"/>
          <w:lang w:eastAsia="zh-CN"/>
        </w:rPr>
        <w:t>）。</w:t>
      </w:r>
    </w:p>
    <w:p w14:paraId="1DBB5439" w14:textId="5F4A3357" w:rsidR="006B3872" w:rsidRDefault="00111ECD" w:rsidP="00107830">
      <w:pPr>
        <w:numPr>
          <w:ilvl w:val="0"/>
          <w:numId w:val="48"/>
        </w:numPr>
        <w:rPr>
          <w:lang w:eastAsia="zh-CN"/>
        </w:rPr>
      </w:pPr>
      <w:r>
        <w:rPr>
          <w:rFonts w:hint="eastAsia"/>
          <w:lang w:eastAsia="zh-CN"/>
        </w:rPr>
        <w:t>选择</w:t>
      </w:r>
      <w:r w:rsidRPr="00AA78B1">
        <w:rPr>
          <w:rFonts w:hint="eastAsia"/>
          <w:b/>
          <w:lang w:eastAsia="zh-CN"/>
        </w:rPr>
        <w:t>编辑修复</w:t>
      </w:r>
      <w:r>
        <w:rPr>
          <w:rFonts w:hint="eastAsia"/>
          <w:lang w:eastAsia="zh-CN"/>
        </w:rPr>
        <w:t>，会打开一个对话框，您可以自行选择修复数据的方式。</w:t>
      </w:r>
      <w:r w:rsidR="00107830">
        <w:rPr>
          <w:lang w:eastAsia="zh-CN"/>
        </w:rPr>
        <w:br/>
      </w:r>
      <w:r w:rsidR="004736B2">
        <w:rPr>
          <w:noProof/>
        </w:rPr>
        <w:drawing>
          <wp:inline distT="0" distB="0" distL="0" distR="0" wp14:anchorId="54B61DFE" wp14:editId="406AE118">
            <wp:extent cx="5486400" cy="1935641"/>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0" name="Picture" descr="assets/screenshots/project-053-data-quality-all-data-quality-fixb.jp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486400" cy="1935641"/>
                    </a:xfrm>
                    <a:prstGeom prst="rect">
                      <a:avLst/>
                    </a:prstGeom>
                    <a:noFill/>
                    <a:ln w="9525">
                      <a:noFill/>
                      <a:headEnd/>
                      <a:tailEnd/>
                    </a:ln>
                  </pic:spPr>
                </pic:pic>
              </a:graphicData>
            </a:graphic>
          </wp:inline>
        </w:drawing>
      </w:r>
      <w:r w:rsidR="00107830">
        <w:rPr>
          <w:lang w:eastAsia="zh-CN"/>
        </w:rPr>
        <w:br/>
      </w:r>
      <w:del w:id="123" w:author="Li Xiang" w:date="2018-10-19T16:47:00Z">
        <w:r w:rsidDel="004736B2">
          <w:rPr>
            <w:rFonts w:hint="eastAsia"/>
            <w:lang w:eastAsia="zh-CN"/>
          </w:rPr>
          <w:delText>单击</w:delText>
        </w:r>
        <w:r w:rsidRPr="00AA78B1" w:rsidDel="004736B2">
          <w:rPr>
            <w:rFonts w:hint="eastAsia"/>
            <w:b/>
            <w:lang w:eastAsia="zh-CN"/>
          </w:rPr>
          <w:delText>数据表</w:delText>
        </w:r>
        <w:r w:rsidDel="004736B2">
          <w:rPr>
            <w:rFonts w:hint="eastAsia"/>
            <w:lang w:eastAsia="zh-CN"/>
          </w:rPr>
          <w:delText>，可查看数据中遇到的问题样例。</w:delText>
        </w:r>
        <w:r w:rsidR="00107830" w:rsidDel="004736B2">
          <w:rPr>
            <w:lang w:eastAsia="zh-CN"/>
          </w:rPr>
          <w:br/>
        </w:r>
        <w:r w:rsidR="00107830" w:rsidDel="004736B2">
          <w:rPr>
            <w:noProof/>
          </w:rPr>
          <w:drawing>
            <wp:inline distT="0" distB="0" distL="0" distR="0" wp14:anchorId="05527058" wp14:editId="24067682">
              <wp:extent cx="5334000" cy="2700421"/>
              <wp:effectExtent l="0" t="0" r="0" b="0"/>
              <wp:docPr id="17" name="Picture" descr="Table displaying sample of issues encountered in your data"/>
              <wp:cNvGraphicFramePr/>
              <a:graphic xmlns:a="http://schemas.openxmlformats.org/drawingml/2006/main">
                <a:graphicData uri="http://schemas.openxmlformats.org/drawingml/2006/picture">
                  <pic:pic xmlns:pic="http://schemas.openxmlformats.org/drawingml/2006/picture">
                    <pic:nvPicPr>
                      <pic:cNvPr id="0" name="Picture" descr="assets/screenshots/project-053-data-quality-all-data-quality-fixc.jpg"/>
                      <pic:cNvPicPr>
                        <a:picLocks noChangeAspect="1" noChangeArrowheads="1"/>
                      </pic:cNvPicPr>
                    </pic:nvPicPr>
                    <pic:blipFill>
                      <a:blip r:embed="rId24"/>
                      <a:stretch>
                        <a:fillRect/>
                      </a:stretch>
                    </pic:blipFill>
                    <pic:spPr bwMode="auto">
                      <a:xfrm>
                        <a:off x="0" y="0"/>
                        <a:ext cx="5334000" cy="2700421"/>
                      </a:xfrm>
                      <a:prstGeom prst="rect">
                        <a:avLst/>
                      </a:prstGeom>
                      <a:noFill/>
                      <a:ln w="9525">
                        <a:noFill/>
                        <a:headEnd/>
                        <a:tailEnd/>
                      </a:ln>
                    </pic:spPr>
                  </pic:pic>
                </a:graphicData>
              </a:graphic>
            </wp:inline>
          </w:drawing>
        </w:r>
      </w:del>
    </w:p>
    <w:p w14:paraId="369AC196" w14:textId="77777777" w:rsidR="006B3872" w:rsidRDefault="00111ECD" w:rsidP="00111ECD">
      <w:pPr>
        <w:ind w:left="480"/>
        <w:rPr>
          <w:lang w:eastAsia="zh-CN"/>
        </w:rPr>
      </w:pPr>
      <w:r>
        <w:rPr>
          <w:rFonts w:hint="eastAsia"/>
          <w:lang w:eastAsia="zh-CN"/>
        </w:rPr>
        <w:lastRenderedPageBreak/>
        <w:t>关于</w:t>
      </w:r>
      <w:r w:rsidRPr="00111ECD">
        <w:rPr>
          <w:rFonts w:hint="eastAsia"/>
          <w:lang w:eastAsia="zh-CN"/>
        </w:rPr>
        <w:t>常见</w:t>
      </w:r>
      <w:r>
        <w:rPr>
          <w:rFonts w:hint="eastAsia"/>
          <w:lang w:eastAsia="zh-CN"/>
        </w:rPr>
        <w:t>修复方法</w:t>
      </w:r>
      <w:r w:rsidRPr="00111ECD">
        <w:rPr>
          <w:rFonts w:hint="eastAsia"/>
          <w:lang w:eastAsia="zh-CN"/>
        </w:rPr>
        <w:t>，请参阅</w:t>
      </w:r>
      <w:r w:rsidRPr="00AA78B1">
        <w:rPr>
          <w:rFonts w:hint="eastAsia"/>
          <w:color w:val="4F81BD" w:themeColor="accent1"/>
          <w:lang w:eastAsia="zh-CN"/>
        </w:rPr>
        <w:t>附录：数据质量修复</w:t>
      </w:r>
      <w:r w:rsidRPr="00111ECD">
        <w:rPr>
          <w:rFonts w:hint="eastAsia"/>
          <w:lang w:eastAsia="zh-CN"/>
        </w:rPr>
        <w:t>。</w:t>
      </w:r>
    </w:p>
    <w:tbl>
      <w:tblPr>
        <w:tblStyle w:val="Table"/>
        <w:tblW w:w="5000" w:type="pct"/>
        <w:tblLook w:val="07C0" w:firstRow="0" w:lastRow="1" w:firstColumn="1" w:lastColumn="1" w:noHBand="1" w:noVBand="1"/>
      </w:tblPr>
      <w:tblGrid>
        <w:gridCol w:w="958"/>
        <w:gridCol w:w="7898"/>
      </w:tblGrid>
      <w:tr w:rsidR="006B3872" w14:paraId="75423CE5" w14:textId="77777777">
        <w:tc>
          <w:tcPr>
            <w:tcW w:w="0" w:type="auto"/>
          </w:tcPr>
          <w:p w14:paraId="6A0157C7" w14:textId="77777777" w:rsidR="006B3872" w:rsidRDefault="00111ECD">
            <w:pPr>
              <w:pStyle w:val="Compact"/>
            </w:pPr>
            <w:r>
              <w:rPr>
                <w:rFonts w:hint="eastAsia"/>
                <w:lang w:eastAsia="zh-CN"/>
              </w:rPr>
              <w:t>注意</w:t>
            </w:r>
          </w:p>
        </w:tc>
        <w:tc>
          <w:tcPr>
            <w:tcW w:w="0" w:type="auto"/>
          </w:tcPr>
          <w:p w14:paraId="509167A6" w14:textId="77777777" w:rsidR="006B3872" w:rsidRDefault="00111ECD">
            <w:pPr>
              <w:pStyle w:val="Compact"/>
              <w:rPr>
                <w:lang w:eastAsia="zh-CN"/>
              </w:rPr>
            </w:pPr>
            <w:r>
              <w:rPr>
                <w:rFonts w:hint="eastAsia"/>
                <w:lang w:eastAsia="zh-CN"/>
              </w:rPr>
              <w:t>保存对数据的更改可能会花</w:t>
            </w:r>
            <w:r>
              <w:rPr>
                <w:rFonts w:hint="eastAsia"/>
                <w:lang w:eastAsia="zh-CN"/>
              </w:rPr>
              <w:t>1-</w:t>
            </w:r>
            <w:r>
              <w:rPr>
                <w:lang w:eastAsia="zh-CN"/>
              </w:rPr>
              <w:t>2</w:t>
            </w:r>
            <w:r>
              <w:rPr>
                <w:rFonts w:hint="eastAsia"/>
                <w:lang w:eastAsia="zh-CN"/>
              </w:rPr>
              <w:t>分钟，请耐心等待。</w:t>
            </w:r>
          </w:p>
        </w:tc>
      </w:tr>
    </w:tbl>
    <w:p w14:paraId="0927051F" w14:textId="77777777" w:rsidR="006B3872" w:rsidRDefault="00111ECD">
      <w:pPr>
        <w:pStyle w:val="a0"/>
        <w:rPr>
          <w:lang w:eastAsia="zh-CN"/>
        </w:rPr>
      </w:pPr>
      <w:r>
        <w:rPr>
          <w:rFonts w:hint="eastAsia"/>
          <w:lang w:eastAsia="zh-CN"/>
        </w:rPr>
        <w:t>以上完成后，请单击</w:t>
      </w:r>
      <w:r w:rsidRPr="00AA78B1">
        <w:rPr>
          <w:rFonts w:hint="eastAsia"/>
          <w:b/>
          <w:lang w:eastAsia="zh-CN"/>
        </w:rPr>
        <w:t>继续</w:t>
      </w:r>
      <w:r>
        <w:rPr>
          <w:rFonts w:hint="eastAsia"/>
          <w:lang w:eastAsia="zh-CN"/>
        </w:rPr>
        <w:t>，开始</w:t>
      </w:r>
      <w:r w:rsidRPr="00AA78B1">
        <w:rPr>
          <w:rFonts w:hint="eastAsia"/>
          <w:color w:val="4F81BD" w:themeColor="accent1"/>
          <w:lang w:eastAsia="zh-CN"/>
        </w:rPr>
        <w:t>建模</w:t>
      </w:r>
      <w:r>
        <w:rPr>
          <w:rFonts w:hint="eastAsia"/>
          <w:lang w:eastAsia="zh-CN"/>
        </w:rPr>
        <w:t>。</w:t>
      </w:r>
    </w:p>
    <w:bookmarkStart w:id="124" w:name="_modeling"/>
    <w:p w14:paraId="38FC2757" w14:textId="77777777" w:rsidR="006B3872" w:rsidRDefault="00107830">
      <w:pPr>
        <w:pStyle w:val="3"/>
      </w:pPr>
      <w:r>
        <w:fldChar w:fldCharType="begin"/>
      </w:r>
      <w:r>
        <w:instrText xml:space="preserve"> HYPERLINK \l "_modeling" \h </w:instrText>
      </w:r>
      <w:r>
        <w:fldChar w:fldCharType="end"/>
      </w:r>
      <w:hyperlink w:anchor="_modeling">
        <w:r>
          <w:rPr>
            <w:rStyle w:val="ad"/>
          </w:rPr>
          <w:t xml:space="preserve">3.4. </w:t>
        </w:r>
        <w:r w:rsidR="003D500F">
          <w:rPr>
            <w:rStyle w:val="ad"/>
            <w:rFonts w:hint="eastAsia"/>
            <w:lang w:eastAsia="zh-CN"/>
          </w:rPr>
          <w:t>建模</w:t>
        </w:r>
      </w:hyperlink>
      <w:bookmarkEnd w:id="124"/>
    </w:p>
    <w:p w14:paraId="3C7E0D79" w14:textId="77777777" w:rsidR="006B3872" w:rsidRDefault="000361B6" w:rsidP="00107830">
      <w:pPr>
        <w:numPr>
          <w:ilvl w:val="0"/>
          <w:numId w:val="49"/>
        </w:numPr>
      </w:pPr>
      <w:r>
        <w:rPr>
          <w:rStyle w:val="ad"/>
          <w:rFonts w:hint="eastAsia"/>
          <w:b/>
          <w:lang w:eastAsia="zh-CN"/>
        </w:rPr>
        <w:t>自动建模，</w:t>
      </w:r>
      <w:r w:rsidR="00D22B18">
        <w:rPr>
          <w:rStyle w:val="ad"/>
          <w:rFonts w:hint="eastAsia"/>
          <w:b/>
          <w:lang w:eastAsia="zh-CN"/>
        </w:rPr>
        <w:t>或</w:t>
      </w:r>
    </w:p>
    <w:p w14:paraId="4AD79EC4" w14:textId="77777777" w:rsidR="006B3872" w:rsidRDefault="000361B6" w:rsidP="00107830">
      <w:pPr>
        <w:numPr>
          <w:ilvl w:val="0"/>
          <w:numId w:val="49"/>
        </w:numPr>
      </w:pPr>
      <w:r>
        <w:rPr>
          <w:rStyle w:val="ad"/>
          <w:rFonts w:hint="eastAsia"/>
          <w:b/>
          <w:lang w:eastAsia="zh-CN"/>
        </w:rPr>
        <w:t>高级建模</w:t>
      </w:r>
    </w:p>
    <w:bookmarkStart w:id="125" w:name="_automatic_modeling"/>
    <w:p w14:paraId="4CF2ADCD" w14:textId="77777777" w:rsidR="006B3872" w:rsidRDefault="00107830">
      <w:pPr>
        <w:pStyle w:val="4"/>
        <w:rPr>
          <w:lang w:eastAsia="zh-CN"/>
        </w:rPr>
      </w:pPr>
      <w:r>
        <w:fldChar w:fldCharType="begin"/>
      </w:r>
      <w:r>
        <w:rPr>
          <w:lang w:eastAsia="zh-CN"/>
        </w:rPr>
        <w:instrText xml:space="preserve"> HYPERLINK \l "_automatic_modeling" \h </w:instrText>
      </w:r>
      <w:r>
        <w:fldChar w:fldCharType="end"/>
      </w:r>
      <w:hyperlink w:anchor="_automatic_modeling">
        <w:r>
          <w:rPr>
            <w:rStyle w:val="ad"/>
            <w:lang w:eastAsia="zh-CN"/>
          </w:rPr>
          <w:t xml:space="preserve">3.4.1. </w:t>
        </w:r>
        <w:r w:rsidR="003D500F">
          <w:rPr>
            <w:rStyle w:val="ad"/>
            <w:rFonts w:hint="eastAsia"/>
            <w:lang w:eastAsia="zh-CN"/>
          </w:rPr>
          <w:t>自动建模</w:t>
        </w:r>
      </w:hyperlink>
      <w:bookmarkEnd w:id="125"/>
    </w:p>
    <w:p w14:paraId="15028132" w14:textId="77777777" w:rsidR="006B3872" w:rsidRDefault="000361B6" w:rsidP="00D22B18">
      <w:pPr>
        <w:pStyle w:val="FirstParagraph"/>
        <w:rPr>
          <w:lang w:eastAsia="zh-CN"/>
        </w:rPr>
      </w:pPr>
      <w:r>
        <w:rPr>
          <w:rFonts w:hint="eastAsia"/>
          <w:b/>
          <w:lang w:eastAsia="zh-CN"/>
        </w:rPr>
        <w:t>自动建模</w:t>
      </w:r>
      <w:r w:rsidRPr="00D22B18">
        <w:rPr>
          <w:rFonts w:hint="eastAsia"/>
          <w:lang w:eastAsia="zh-CN"/>
        </w:rPr>
        <w:t>会根据您处理过得训练集，自动为您构建机器学习模型。单击</w:t>
      </w:r>
      <w:r w:rsidRPr="00D22B18">
        <w:rPr>
          <w:rFonts w:hint="eastAsia"/>
          <w:b/>
          <w:lang w:eastAsia="zh-CN"/>
        </w:rPr>
        <w:t>自动建模</w:t>
      </w:r>
      <w:r w:rsidRPr="00D22B18">
        <w:rPr>
          <w:rFonts w:hint="eastAsia"/>
          <w:lang w:eastAsia="zh-CN"/>
        </w:rPr>
        <w:t>，</w:t>
      </w:r>
      <w:r w:rsidRPr="00D22B18">
        <w:rPr>
          <w:rFonts w:hint="eastAsia"/>
          <w:lang w:eastAsia="zh-CN"/>
        </w:rPr>
        <w:t>R</w:t>
      </w:r>
      <w:r w:rsidRPr="00D22B18">
        <w:rPr>
          <w:lang w:eastAsia="zh-CN"/>
        </w:rPr>
        <w:t>2-L</w:t>
      </w:r>
      <w:r w:rsidRPr="00D22B18">
        <w:rPr>
          <w:rFonts w:hint="eastAsia"/>
          <w:lang w:eastAsia="zh-CN"/>
        </w:rPr>
        <w:t>earn</w:t>
      </w:r>
      <w:r w:rsidRPr="00D22B18">
        <w:rPr>
          <w:rFonts w:hint="eastAsia"/>
          <w:lang w:eastAsia="zh-CN"/>
        </w:rPr>
        <w:t>将为您构建模型。</w:t>
      </w:r>
    </w:p>
    <w:bookmarkStart w:id="126" w:name="_advanced_modeling"/>
    <w:p w14:paraId="1C2307F9" w14:textId="77777777" w:rsidR="006B3872" w:rsidRDefault="00107830">
      <w:pPr>
        <w:pStyle w:val="4"/>
        <w:rPr>
          <w:lang w:eastAsia="zh-CN"/>
        </w:rPr>
      </w:pPr>
      <w:r>
        <w:fldChar w:fldCharType="begin"/>
      </w:r>
      <w:r>
        <w:rPr>
          <w:lang w:eastAsia="zh-CN"/>
        </w:rPr>
        <w:instrText xml:space="preserve"> HYPERLINK \l "_advanced_modeling" \h </w:instrText>
      </w:r>
      <w:r>
        <w:fldChar w:fldCharType="end"/>
      </w:r>
      <w:hyperlink w:anchor="_advanced_modeling">
        <w:r>
          <w:rPr>
            <w:rStyle w:val="ad"/>
            <w:lang w:eastAsia="zh-CN"/>
          </w:rPr>
          <w:t xml:space="preserve">3.4.2. </w:t>
        </w:r>
        <w:r w:rsidR="003D500F">
          <w:rPr>
            <w:rStyle w:val="ad"/>
            <w:rFonts w:hint="eastAsia"/>
            <w:lang w:eastAsia="zh-CN"/>
          </w:rPr>
          <w:t>高级建模</w:t>
        </w:r>
      </w:hyperlink>
      <w:bookmarkEnd w:id="126"/>
    </w:p>
    <w:p w14:paraId="06F5A6C4" w14:textId="77777777" w:rsidR="006B3872" w:rsidRDefault="000361B6" w:rsidP="00AF1149">
      <w:pPr>
        <w:pStyle w:val="FirstParagraph"/>
        <w:rPr>
          <w:lang w:eastAsia="zh-CN"/>
        </w:rPr>
      </w:pPr>
      <w:r>
        <w:rPr>
          <w:rFonts w:hint="eastAsia"/>
          <w:lang w:eastAsia="zh-CN"/>
        </w:rPr>
        <w:t>当您选择</w:t>
      </w:r>
      <w:r w:rsidRPr="00AF1149">
        <w:rPr>
          <w:rFonts w:hint="eastAsia"/>
          <w:b/>
          <w:lang w:eastAsia="zh-CN"/>
        </w:rPr>
        <w:t>高级建模</w:t>
      </w:r>
      <w:r>
        <w:rPr>
          <w:rFonts w:hint="eastAsia"/>
          <w:lang w:eastAsia="zh-CN"/>
        </w:rPr>
        <w:t>时，您可以更详细的控制建模过程。具体信息请参阅</w:t>
      </w:r>
      <w:r w:rsidRPr="00AF1149">
        <w:rPr>
          <w:rFonts w:hint="eastAsia"/>
          <w:color w:val="4F81BD" w:themeColor="accent1"/>
          <w:lang w:eastAsia="zh-CN"/>
        </w:rPr>
        <w:t>附录：高级建模</w:t>
      </w:r>
      <w:r w:rsidR="00AF1149">
        <w:rPr>
          <w:rFonts w:hint="eastAsia"/>
          <w:color w:val="4F81BD" w:themeColor="accent1"/>
          <w:lang w:eastAsia="zh-CN"/>
        </w:rPr>
        <w:t>。</w:t>
      </w:r>
    </w:p>
    <w:bookmarkStart w:id="127" w:name="_building_your_model"/>
    <w:p w14:paraId="190B4F60" w14:textId="77777777" w:rsidR="006B3872" w:rsidRDefault="00107830">
      <w:pPr>
        <w:pStyle w:val="4"/>
      </w:pPr>
      <w:r>
        <w:fldChar w:fldCharType="begin"/>
      </w:r>
      <w:r>
        <w:instrText xml:space="preserve"> HYPERLINK \l "_building_your_model" \h </w:instrText>
      </w:r>
      <w:r>
        <w:fldChar w:fldCharType="end"/>
      </w:r>
      <w:hyperlink w:anchor="_building_your_model">
        <w:r>
          <w:rPr>
            <w:rStyle w:val="ad"/>
          </w:rPr>
          <w:t xml:space="preserve">3.4.3. </w:t>
        </w:r>
        <w:r w:rsidR="0018709F">
          <w:rPr>
            <w:rStyle w:val="ad"/>
            <w:rFonts w:hint="eastAsia"/>
            <w:lang w:eastAsia="zh-CN"/>
          </w:rPr>
          <w:t>建立您的模型</w:t>
        </w:r>
      </w:hyperlink>
      <w:bookmarkEnd w:id="127"/>
    </w:p>
    <w:p w14:paraId="61F0C2C1" w14:textId="77777777" w:rsidR="006B3872" w:rsidRDefault="0018709F">
      <w:pPr>
        <w:pStyle w:val="FirstParagraph"/>
      </w:pPr>
      <w:r>
        <w:rPr>
          <w:rFonts w:hint="eastAsia"/>
          <w:lang w:eastAsia="zh-CN"/>
        </w:rPr>
        <w:t>完成上述所有建模前的配置，</w:t>
      </w:r>
      <w:r>
        <w:rPr>
          <w:rFonts w:hint="eastAsia"/>
          <w:lang w:eastAsia="zh-CN"/>
        </w:rPr>
        <w:t>R</w:t>
      </w:r>
      <w:r>
        <w:rPr>
          <w:lang w:eastAsia="zh-CN"/>
        </w:rPr>
        <w:t>2-L</w:t>
      </w:r>
      <w:r>
        <w:rPr>
          <w:rFonts w:hint="eastAsia"/>
          <w:lang w:eastAsia="zh-CN"/>
        </w:rPr>
        <w:t>ear</w:t>
      </w:r>
      <w:r>
        <w:rPr>
          <w:lang w:eastAsia="zh-CN"/>
        </w:rPr>
        <w:t>n</w:t>
      </w:r>
      <w:r>
        <w:rPr>
          <w:rFonts w:hint="eastAsia"/>
          <w:lang w:eastAsia="zh-CN"/>
        </w:rPr>
        <w:t>将开始建造您的机器学习模型。</w:t>
      </w:r>
    </w:p>
    <w:p w14:paraId="6C6C5EBF" w14:textId="0F46317F" w:rsidR="006B3872" w:rsidDel="004736B2" w:rsidRDefault="00B16AA4">
      <w:pPr>
        <w:pStyle w:val="a0"/>
        <w:rPr>
          <w:del w:id="128" w:author="Li Xiang" w:date="2018-10-19T16:48:00Z"/>
          <w:lang w:eastAsia="zh-CN"/>
        </w:rPr>
      </w:pPr>
      <w:del w:id="129" w:author="Li Xiang" w:date="2018-10-19T16:48:00Z">
        <w:r w:rsidDel="004736B2">
          <w:rPr>
            <w:lang w:eastAsia="zh-CN"/>
          </w:rPr>
          <w:delText>R2-L</w:delText>
        </w:r>
        <w:r w:rsidDel="004736B2">
          <w:rPr>
            <w:rFonts w:hint="eastAsia"/>
            <w:lang w:eastAsia="zh-CN"/>
          </w:rPr>
          <w:delText>earn</w:delText>
        </w:r>
        <w:r w:rsidDel="004736B2">
          <w:rPr>
            <w:rFonts w:hint="eastAsia"/>
            <w:lang w:eastAsia="zh-CN"/>
          </w:rPr>
          <w:delText>将在建模过程中向您显示性能时间图：</w:delText>
        </w:r>
      </w:del>
    </w:p>
    <w:p w14:paraId="147BB02A" w14:textId="5F13E4AC" w:rsidR="006B3872" w:rsidDel="004736B2" w:rsidRDefault="00B16AA4" w:rsidP="00107830">
      <w:pPr>
        <w:numPr>
          <w:ilvl w:val="0"/>
          <w:numId w:val="50"/>
        </w:numPr>
        <w:rPr>
          <w:del w:id="130" w:author="Li Xiang" w:date="2018-10-19T16:48:00Z"/>
          <w:lang w:eastAsia="zh-CN"/>
        </w:rPr>
      </w:pPr>
      <w:del w:id="131" w:author="Li Xiang" w:date="2018-10-19T16:48:00Z">
        <w:r w:rsidDel="004736B2">
          <w:rPr>
            <w:rFonts w:hint="eastAsia"/>
            <w:b/>
            <w:lang w:eastAsia="zh-CN"/>
          </w:rPr>
          <w:delText>二分类模型：</w:delText>
        </w:r>
        <w:r w:rsidRPr="00AF1149" w:rsidDel="004736B2">
          <w:rPr>
            <w:rFonts w:hint="eastAsia"/>
            <w:lang w:eastAsia="zh-CN"/>
          </w:rPr>
          <w:delText>随着训练时间的递增，</w:delText>
        </w:r>
        <w:r w:rsidRPr="00AF1149" w:rsidDel="004736B2">
          <w:rPr>
            <w:rFonts w:hint="eastAsia"/>
            <w:lang w:eastAsia="zh-CN"/>
          </w:rPr>
          <w:delText>A</w:delText>
        </w:r>
        <w:r w:rsidRPr="00AF1149" w:rsidDel="004736B2">
          <w:rPr>
            <w:lang w:eastAsia="zh-CN"/>
          </w:rPr>
          <w:delText>UC(</w:delText>
        </w:r>
        <w:r w:rsidRPr="00AF1149" w:rsidDel="004736B2">
          <w:rPr>
            <w:rFonts w:hint="eastAsia"/>
            <w:lang w:eastAsia="zh-CN"/>
          </w:rPr>
          <w:delText>曲线下面积</w:delText>
        </w:r>
        <w:r w:rsidRPr="00AF1149" w:rsidDel="004736B2">
          <w:rPr>
            <w:rFonts w:hint="eastAsia"/>
            <w:lang w:eastAsia="zh-CN"/>
          </w:rPr>
          <w:delText>)</w:delText>
        </w:r>
        <w:r w:rsidRPr="00AF1149" w:rsidDel="004736B2">
          <w:rPr>
            <w:rFonts w:hint="eastAsia"/>
            <w:lang w:eastAsia="zh-CN"/>
          </w:rPr>
          <w:delText>的变化</w:delText>
        </w:r>
        <w:r w:rsidR="00AF1149" w:rsidDel="004736B2">
          <w:rPr>
            <w:rFonts w:hint="eastAsia"/>
            <w:lang w:eastAsia="zh-CN"/>
          </w:rPr>
          <w:delText>：</w:delText>
        </w:r>
      </w:del>
    </w:p>
    <w:p w14:paraId="6821E896" w14:textId="7C0F2298" w:rsidR="006B3872" w:rsidDel="004736B2" w:rsidRDefault="00107830" w:rsidP="00107830">
      <w:pPr>
        <w:numPr>
          <w:ilvl w:val="1"/>
          <w:numId w:val="51"/>
        </w:numPr>
        <w:rPr>
          <w:del w:id="132" w:author="Li Xiang" w:date="2018-10-19T16:48:00Z"/>
        </w:rPr>
      </w:pPr>
      <w:del w:id="133" w:author="Li Xiang" w:date="2018-10-19T16:48:00Z">
        <w:r w:rsidDel="004736B2">
          <w:rPr>
            <w:b/>
          </w:rPr>
          <w:delText xml:space="preserve">"OK Model" </w:delText>
        </w:r>
        <w:r w:rsidR="00B16AA4" w:rsidDel="004736B2">
          <w:rPr>
            <w:rFonts w:hint="eastAsia"/>
            <w:b/>
            <w:lang w:eastAsia="zh-CN"/>
          </w:rPr>
          <w:delText>行</w:delText>
        </w:r>
        <w:r w:rsidDel="004736B2">
          <w:delText xml:space="preserve">: </w:delText>
        </w:r>
        <w:r w:rsidR="00B16AA4" w:rsidDel="004736B2">
          <w:rPr>
            <w:rFonts w:hint="eastAsia"/>
            <w:lang w:eastAsia="zh-CN"/>
          </w:rPr>
          <w:delText>超过此行，表明机器学习模型已经超过了通常可接受的性能水平</w:delText>
        </w:r>
      </w:del>
    </w:p>
    <w:p w14:paraId="77E4BE92" w14:textId="18973366" w:rsidR="006B3872" w:rsidDel="004736B2" w:rsidRDefault="00107830" w:rsidP="00107830">
      <w:pPr>
        <w:numPr>
          <w:ilvl w:val="1"/>
          <w:numId w:val="51"/>
        </w:numPr>
        <w:rPr>
          <w:del w:id="134" w:author="Li Xiang" w:date="2018-10-19T16:48:00Z"/>
        </w:rPr>
      </w:pPr>
      <w:del w:id="135" w:author="Li Xiang" w:date="2018-10-19T16:48:00Z">
        <w:r w:rsidDel="004736B2">
          <w:rPr>
            <w:b/>
          </w:rPr>
          <w:delText xml:space="preserve">"Good Model" </w:delText>
        </w:r>
        <w:r w:rsidR="00B16AA4" w:rsidDel="004736B2">
          <w:rPr>
            <w:rFonts w:hint="eastAsia"/>
            <w:b/>
            <w:lang w:eastAsia="zh-CN"/>
          </w:rPr>
          <w:delText>行</w:delText>
        </w:r>
        <w:r w:rsidDel="004736B2">
          <w:delText xml:space="preserve">: </w:delText>
        </w:r>
        <w:r w:rsidR="00B16AA4" w:rsidDel="004736B2">
          <w:rPr>
            <w:rFonts w:hint="eastAsia"/>
            <w:lang w:eastAsia="zh-CN"/>
          </w:rPr>
          <w:delText>超过此行，表明机器学习模型的已经拥有了良好的性能水平。</w:delText>
        </w:r>
      </w:del>
    </w:p>
    <w:p w14:paraId="1D6FDF74" w14:textId="1DD93A79" w:rsidR="006B3872" w:rsidDel="004736B2" w:rsidRDefault="00107830" w:rsidP="00107830">
      <w:pPr>
        <w:numPr>
          <w:ilvl w:val="1"/>
          <w:numId w:val="51"/>
        </w:numPr>
        <w:rPr>
          <w:del w:id="136" w:author="Li Xiang" w:date="2018-10-19T16:48:00Z"/>
        </w:rPr>
      </w:pPr>
      <w:del w:id="137" w:author="Li Xiang" w:date="2018-10-19T16:48:00Z">
        <w:r w:rsidDel="004736B2">
          <w:rPr>
            <w:b/>
          </w:rPr>
          <w:delText>"</w:delText>
        </w:r>
        <w:r w:rsidR="00B16AA4" w:rsidDel="004736B2">
          <w:rPr>
            <w:b/>
            <w:lang w:eastAsia="zh-CN"/>
          </w:rPr>
          <w:delText>Training model</w:delText>
        </w:r>
        <w:r w:rsidDel="004736B2">
          <w:rPr>
            <w:b/>
          </w:rPr>
          <w:delText xml:space="preserve">" </w:delText>
        </w:r>
        <w:r w:rsidR="000361B6" w:rsidDel="004736B2">
          <w:rPr>
            <w:rFonts w:hint="eastAsia"/>
            <w:b/>
            <w:lang w:eastAsia="zh-CN"/>
          </w:rPr>
          <w:delText>行</w:delText>
        </w:r>
        <w:r w:rsidDel="004736B2">
          <w:delText xml:space="preserve">: </w:delText>
        </w:r>
        <w:r w:rsidR="00B16AA4" w:rsidDel="004736B2">
          <w:rPr>
            <w:rFonts w:hint="eastAsia"/>
            <w:lang w:eastAsia="zh-CN"/>
          </w:rPr>
          <w:delText>这条线显示了目前性能最佳的机器学习模型。</w:delText>
        </w:r>
      </w:del>
    </w:p>
    <w:p w14:paraId="67DC14B8" w14:textId="03AB5812" w:rsidR="006B3872" w:rsidDel="004736B2" w:rsidRDefault="00B16AA4" w:rsidP="00107830">
      <w:pPr>
        <w:numPr>
          <w:ilvl w:val="0"/>
          <w:numId w:val="50"/>
        </w:numPr>
        <w:rPr>
          <w:del w:id="138" w:author="Li Xiang" w:date="2018-10-19T16:48:00Z"/>
          <w:lang w:eastAsia="zh-CN"/>
        </w:rPr>
      </w:pPr>
      <w:del w:id="139" w:author="Li Xiang" w:date="2018-10-19T16:48:00Z">
        <w:r w:rsidDel="004736B2">
          <w:rPr>
            <w:rFonts w:hint="eastAsia"/>
            <w:b/>
            <w:lang w:eastAsia="zh-CN"/>
          </w:rPr>
          <w:delText>回归模型</w:delText>
        </w:r>
        <w:r w:rsidR="00107830" w:rsidDel="004736B2">
          <w:rPr>
            <w:lang w:eastAsia="zh-CN"/>
          </w:rPr>
          <w:delText xml:space="preserve">: </w:delText>
        </w:r>
        <w:r w:rsidR="000361B6" w:rsidDel="004736B2">
          <w:rPr>
            <w:rFonts w:hint="eastAsia"/>
            <w:lang w:eastAsia="zh-CN"/>
          </w:rPr>
          <w:delText>随着训练时间地增，</w:delText>
        </w:r>
        <w:r w:rsidR="000361B6" w:rsidDel="004736B2">
          <w:rPr>
            <w:rFonts w:hint="eastAsia"/>
            <w:lang w:eastAsia="zh-CN"/>
          </w:rPr>
          <w:delText>M</w:delText>
        </w:r>
        <w:r w:rsidR="000361B6" w:rsidDel="004736B2">
          <w:rPr>
            <w:lang w:eastAsia="zh-CN"/>
          </w:rPr>
          <w:delText>SE</w:delText>
        </w:r>
        <w:r w:rsidR="000361B6" w:rsidDel="004736B2">
          <w:rPr>
            <w:rFonts w:hint="eastAsia"/>
            <w:lang w:eastAsia="zh-CN"/>
          </w:rPr>
          <w:delText>（均方误差）的变化。</w:delText>
        </w:r>
      </w:del>
    </w:p>
    <w:p w14:paraId="0113BDCD" w14:textId="7B4DB7AE" w:rsidR="006B3872" w:rsidDel="004736B2" w:rsidRDefault="00107830" w:rsidP="00107830">
      <w:pPr>
        <w:numPr>
          <w:ilvl w:val="1"/>
          <w:numId w:val="52"/>
        </w:numPr>
        <w:rPr>
          <w:del w:id="140" w:author="Li Xiang" w:date="2018-10-19T16:48:00Z"/>
        </w:rPr>
      </w:pPr>
      <w:del w:id="141" w:author="Li Xiang" w:date="2018-10-19T16:48:00Z">
        <w:r w:rsidDel="004736B2">
          <w:rPr>
            <w:b/>
          </w:rPr>
          <w:delText xml:space="preserve">"Training Model" </w:delText>
        </w:r>
        <w:r w:rsidR="000361B6" w:rsidDel="004736B2">
          <w:rPr>
            <w:rFonts w:hint="eastAsia"/>
            <w:b/>
            <w:lang w:eastAsia="zh-CN"/>
          </w:rPr>
          <w:delText>行</w:delText>
        </w:r>
        <w:r w:rsidDel="004736B2">
          <w:delText xml:space="preserve">: </w:delText>
        </w:r>
        <w:r w:rsidR="000361B6" w:rsidDel="004736B2">
          <w:rPr>
            <w:rFonts w:hint="eastAsia"/>
            <w:lang w:eastAsia="zh-CN"/>
          </w:rPr>
          <w:delText>此行显示了目前性能最佳的机器学习模型的表现。</w:delText>
        </w:r>
      </w:del>
    </w:p>
    <w:p w14:paraId="6D65049D" w14:textId="5AB85692" w:rsidR="006B3872" w:rsidDel="004736B2" w:rsidRDefault="00107830">
      <w:pPr>
        <w:pStyle w:val="Compact"/>
        <w:rPr>
          <w:del w:id="142" w:author="Li Xiang" w:date="2018-10-19T16:48:00Z"/>
        </w:rPr>
      </w:pPr>
      <w:del w:id="143" w:author="Li Xiang" w:date="2018-10-19T16:48:00Z">
        <w:r w:rsidDel="004736B2">
          <w:rPr>
            <w:noProof/>
          </w:rPr>
          <w:lastRenderedPageBreak/>
          <w:drawing>
            <wp:inline distT="0" distB="0" distL="0" distR="0" wp14:anchorId="682AF0DB" wp14:editId="5266F6AC">
              <wp:extent cx="5334000" cy="2371547"/>
              <wp:effectExtent l="0" t="0" r="0" b="0"/>
              <wp:docPr id="18" name="Picture" descr="Modeling performance"/>
              <wp:cNvGraphicFramePr/>
              <a:graphic xmlns:a="http://schemas.openxmlformats.org/drawingml/2006/main">
                <a:graphicData uri="http://schemas.openxmlformats.org/drawingml/2006/picture">
                  <pic:pic xmlns:pic="http://schemas.openxmlformats.org/drawingml/2006/picture">
                    <pic:nvPicPr>
                      <pic:cNvPr id="0" name="Picture" descr="assets/screenshots/project-modeling-performance-graph.jpg"/>
                      <pic:cNvPicPr>
                        <a:picLocks noChangeAspect="1" noChangeArrowheads="1"/>
                      </pic:cNvPicPr>
                    </pic:nvPicPr>
                    <pic:blipFill>
                      <a:blip r:embed="rId25"/>
                      <a:stretch>
                        <a:fillRect/>
                      </a:stretch>
                    </pic:blipFill>
                    <pic:spPr bwMode="auto">
                      <a:xfrm>
                        <a:off x="0" y="0"/>
                        <a:ext cx="5334000" cy="2371547"/>
                      </a:xfrm>
                      <a:prstGeom prst="rect">
                        <a:avLst/>
                      </a:prstGeom>
                      <a:noFill/>
                      <a:ln w="9525">
                        <a:noFill/>
                        <a:headEnd/>
                        <a:tailEnd/>
                      </a:ln>
                    </pic:spPr>
                  </pic:pic>
                </a:graphicData>
              </a:graphic>
            </wp:inline>
          </w:drawing>
        </w:r>
      </w:del>
    </w:p>
    <w:p w14:paraId="576EDC24" w14:textId="13C1CF89" w:rsidR="006B3872" w:rsidDel="004736B2" w:rsidRDefault="000361B6">
      <w:pPr>
        <w:pStyle w:val="a0"/>
        <w:rPr>
          <w:del w:id="144" w:author="Li Xiang" w:date="2018-10-19T16:48:00Z"/>
          <w:lang w:eastAsia="zh-CN"/>
        </w:rPr>
      </w:pPr>
      <w:del w:id="145" w:author="Li Xiang" w:date="2018-10-19T16:48:00Z">
        <w:r w:rsidDel="004736B2">
          <w:rPr>
            <w:rFonts w:hint="eastAsia"/>
            <w:lang w:eastAsia="zh-CN"/>
          </w:rPr>
          <w:delText>单击中止训练，可取消魔性训练。</w:delText>
        </w:r>
      </w:del>
    </w:p>
    <w:p w14:paraId="5300460A" w14:textId="6AF3BE14" w:rsidR="006B3872" w:rsidDel="004736B2" w:rsidRDefault="000361B6">
      <w:pPr>
        <w:pStyle w:val="a0"/>
        <w:rPr>
          <w:del w:id="146" w:author="Li Xiang" w:date="2018-10-19T16:48:00Z"/>
          <w:lang w:eastAsia="zh-CN"/>
        </w:rPr>
      </w:pPr>
      <w:del w:id="147" w:author="Li Xiang" w:date="2018-10-19T16:48:00Z">
        <w:r w:rsidDel="004736B2">
          <w:rPr>
            <w:rFonts w:hint="eastAsia"/>
            <w:lang w:eastAsia="zh-CN"/>
          </w:rPr>
          <w:delText>模型训练所需的剩余时间在页面最右侧。训练完成时，请给</w:delText>
        </w:r>
        <w:r w:rsidDel="004736B2">
          <w:rPr>
            <w:rFonts w:hint="eastAsia"/>
            <w:lang w:eastAsia="zh-CN"/>
          </w:rPr>
          <w:delText>R</w:delText>
        </w:r>
        <w:r w:rsidDel="004736B2">
          <w:rPr>
            <w:lang w:eastAsia="zh-CN"/>
          </w:rPr>
          <w:delText>2-L</w:delText>
        </w:r>
        <w:r w:rsidDel="004736B2">
          <w:rPr>
            <w:rFonts w:hint="eastAsia"/>
            <w:lang w:eastAsia="zh-CN"/>
          </w:rPr>
          <w:delText>earn</w:delText>
        </w:r>
        <w:r w:rsidDel="004736B2">
          <w:rPr>
            <w:rFonts w:hint="eastAsia"/>
            <w:lang w:eastAsia="zh-CN"/>
          </w:rPr>
          <w:delText>一些时间构建最终模型，并生成模型训练报告。</w:delText>
        </w:r>
      </w:del>
    </w:p>
    <w:p w14:paraId="4C8BDC3A" w14:textId="77777777" w:rsidR="006B3872" w:rsidRDefault="000361B6">
      <w:pPr>
        <w:pStyle w:val="a0"/>
        <w:rPr>
          <w:lang w:eastAsia="zh-CN"/>
        </w:rPr>
      </w:pPr>
      <w:r w:rsidRPr="000361B6">
        <w:rPr>
          <w:rFonts w:hint="eastAsia"/>
          <w:lang w:eastAsia="zh-CN"/>
        </w:rPr>
        <w:t>如果</w:t>
      </w:r>
      <w:r w:rsidRPr="000361B6">
        <w:rPr>
          <w:rFonts w:hint="eastAsia"/>
          <w:lang w:eastAsia="zh-CN"/>
        </w:rPr>
        <w:t>R2-Learn</w:t>
      </w:r>
      <w:r w:rsidRPr="000361B6">
        <w:rPr>
          <w:rFonts w:hint="eastAsia"/>
          <w:lang w:eastAsia="zh-CN"/>
        </w:rPr>
        <w:t>无法从给定的训练数据集中训练出足够高效的机器学习模型，则模型训练过程可能会失败。如果模型训练失败，则必须重新配置项目以修复数据集质量问题，或选择新的或更大的数据集。</w:t>
      </w:r>
    </w:p>
    <w:p w14:paraId="2C8C7ACF" w14:textId="77777777" w:rsidR="006B3872" w:rsidRDefault="0018709F">
      <w:pPr>
        <w:pStyle w:val="5"/>
        <w:rPr>
          <w:lang w:eastAsia="zh-CN"/>
        </w:rPr>
      </w:pPr>
      <w:bookmarkStart w:id="148" w:name="_模型选择"/>
      <w:bookmarkStart w:id="149" w:name="_model_selection"/>
      <w:bookmarkEnd w:id="148"/>
      <w:r>
        <w:rPr>
          <w:rFonts w:hint="eastAsia"/>
          <w:lang w:eastAsia="zh-CN"/>
        </w:rPr>
        <w:t>模型选择</w:t>
      </w:r>
      <w:hyperlink w:anchor="_model_selection"/>
      <w:bookmarkEnd w:id="149"/>
      <w:r w:rsidR="00B65548">
        <w:rPr>
          <w:lang w:eastAsia="zh-CN"/>
        </w:rPr>
        <w:t xml:space="preserve"> </w:t>
      </w:r>
    </w:p>
    <w:p w14:paraId="24501398" w14:textId="77777777" w:rsidR="006B3872" w:rsidRDefault="000361B6">
      <w:pPr>
        <w:pStyle w:val="FirstParagraph"/>
        <w:rPr>
          <w:lang w:eastAsia="zh-CN"/>
        </w:rPr>
      </w:pPr>
      <w:r>
        <w:rPr>
          <w:rFonts w:hint="eastAsia"/>
          <w:lang w:eastAsia="zh-CN"/>
        </w:rPr>
        <w:t>模型训练完成后，</w:t>
      </w:r>
      <w:r w:rsidR="00AF1149">
        <w:rPr>
          <w:rFonts w:hint="eastAsia"/>
          <w:lang w:eastAsia="zh-CN"/>
        </w:rPr>
        <w:t>在</w:t>
      </w:r>
      <w:r w:rsidR="00AF1149" w:rsidRPr="00AF1149">
        <w:rPr>
          <w:rFonts w:hint="eastAsia"/>
          <w:b/>
          <w:lang w:eastAsia="zh-CN"/>
        </w:rPr>
        <w:t>模型选择</w:t>
      </w:r>
      <w:r w:rsidR="00AF1149">
        <w:rPr>
          <w:rFonts w:hint="eastAsia"/>
          <w:lang w:eastAsia="zh-CN"/>
        </w:rPr>
        <w:t>部分，</w:t>
      </w:r>
      <w:r>
        <w:rPr>
          <w:rFonts w:hint="eastAsia"/>
          <w:lang w:eastAsia="zh-CN"/>
        </w:rPr>
        <w:t>R</w:t>
      </w:r>
      <w:r>
        <w:rPr>
          <w:lang w:eastAsia="zh-CN"/>
        </w:rPr>
        <w:t>2-L</w:t>
      </w:r>
      <w:r>
        <w:rPr>
          <w:rFonts w:hint="eastAsia"/>
          <w:lang w:eastAsia="zh-CN"/>
        </w:rPr>
        <w:t>earn</w:t>
      </w:r>
      <w:r w:rsidR="00AF1149">
        <w:rPr>
          <w:rFonts w:hint="eastAsia"/>
          <w:lang w:eastAsia="zh-CN"/>
        </w:rPr>
        <w:t>会展示模型训练结果。</w:t>
      </w:r>
      <w:r>
        <w:rPr>
          <w:rFonts w:hint="eastAsia"/>
          <w:lang w:eastAsia="zh-CN"/>
        </w:rPr>
        <w:t>根据您不同的</w:t>
      </w:r>
      <w:r w:rsidRPr="00AF1149">
        <w:rPr>
          <w:rFonts w:hint="eastAsia"/>
          <w:color w:val="4F81BD" w:themeColor="accent1"/>
          <w:lang w:eastAsia="zh-CN"/>
        </w:rPr>
        <w:t>问题陈述</w:t>
      </w:r>
      <w:r>
        <w:rPr>
          <w:rFonts w:hint="eastAsia"/>
          <w:lang w:eastAsia="zh-CN"/>
        </w:rPr>
        <w:t>，您可看到不同的图表：</w:t>
      </w:r>
    </w:p>
    <w:p w14:paraId="2F0C7122" w14:textId="77777777" w:rsidR="006B3872" w:rsidRDefault="000361B6" w:rsidP="00107830">
      <w:pPr>
        <w:numPr>
          <w:ilvl w:val="0"/>
          <w:numId w:val="53"/>
        </w:numPr>
        <w:rPr>
          <w:lang w:eastAsia="zh-CN"/>
        </w:rPr>
      </w:pPr>
      <w:r>
        <w:rPr>
          <w:rStyle w:val="ad"/>
          <w:rFonts w:hint="eastAsia"/>
          <w:lang w:eastAsia="zh-CN"/>
        </w:rPr>
        <w:t>附录：二分类问题的模型选择</w:t>
      </w:r>
      <w:hyperlink w:anchor="_model_selection_for_binary_classification_problems"/>
    </w:p>
    <w:p w14:paraId="0B5CE0B3" w14:textId="77777777" w:rsidR="006B3872" w:rsidRDefault="000361B6" w:rsidP="00107830">
      <w:pPr>
        <w:numPr>
          <w:ilvl w:val="0"/>
          <w:numId w:val="53"/>
        </w:numPr>
        <w:rPr>
          <w:lang w:eastAsia="zh-CN"/>
        </w:rPr>
      </w:pPr>
      <w:r>
        <w:rPr>
          <w:rStyle w:val="ad"/>
          <w:rFonts w:hint="eastAsia"/>
          <w:lang w:eastAsia="zh-CN"/>
        </w:rPr>
        <w:t>附录：回归问题的模型选择</w:t>
      </w:r>
      <w:hyperlink w:anchor="_model_selection_for_regression_problems"/>
    </w:p>
    <w:p w14:paraId="0524E11D" w14:textId="6F61F320" w:rsidR="006B3872" w:rsidRDefault="000361B6">
      <w:pPr>
        <w:pStyle w:val="FirstParagraph"/>
        <w:rPr>
          <w:lang w:eastAsia="zh-CN"/>
        </w:rPr>
      </w:pPr>
      <w:r>
        <w:rPr>
          <w:rFonts w:hint="eastAsia"/>
          <w:lang w:eastAsia="zh-CN"/>
        </w:rPr>
        <w:t>模型选择后，单击部署，进行</w:t>
      </w:r>
      <w:del w:id="150" w:author="Li Xiang" w:date="2018-10-19T16:52:00Z">
        <w:r w:rsidRPr="00AF1149" w:rsidDel="00DE4B2A">
          <w:rPr>
            <w:rFonts w:hint="eastAsia"/>
            <w:color w:val="4F81BD" w:themeColor="accent1"/>
            <w:lang w:eastAsia="zh-CN"/>
          </w:rPr>
          <w:delText>模型</w:delText>
        </w:r>
      </w:del>
      <w:r w:rsidRPr="00AF1149">
        <w:rPr>
          <w:rFonts w:hint="eastAsia"/>
          <w:color w:val="4F81BD" w:themeColor="accent1"/>
          <w:lang w:eastAsia="zh-CN"/>
        </w:rPr>
        <w:t>部署</w:t>
      </w:r>
      <w:ins w:id="151" w:author="Li Xiang" w:date="2018-10-19T16:52:00Z">
        <w:r w:rsidR="00DE4B2A">
          <w:rPr>
            <w:rFonts w:hint="eastAsia"/>
            <w:color w:val="4F81BD" w:themeColor="accent1"/>
            <w:lang w:eastAsia="zh-CN"/>
          </w:rPr>
          <w:t>模型</w:t>
        </w:r>
      </w:ins>
      <w:r>
        <w:rPr>
          <w:rFonts w:hint="eastAsia"/>
          <w:lang w:eastAsia="zh-CN"/>
        </w:rPr>
        <w:t>。</w:t>
      </w:r>
    </w:p>
    <w:bookmarkStart w:id="152" w:name="_deploying_your_models"/>
    <w:p w14:paraId="72DCBDD8" w14:textId="77777777" w:rsidR="006B3872" w:rsidRDefault="00107830">
      <w:pPr>
        <w:pStyle w:val="2"/>
        <w:rPr>
          <w:lang w:eastAsia="zh-CN"/>
        </w:rPr>
      </w:pPr>
      <w:r>
        <w:fldChar w:fldCharType="begin"/>
      </w:r>
      <w:r>
        <w:rPr>
          <w:lang w:eastAsia="zh-CN"/>
        </w:rPr>
        <w:instrText xml:space="preserve"> HYPERLINK \l "_deploying_your_models" \h </w:instrText>
      </w:r>
      <w:r>
        <w:fldChar w:fldCharType="end"/>
      </w:r>
      <w:hyperlink w:anchor="_deploying_your_models">
        <w:r>
          <w:rPr>
            <w:rStyle w:val="ad"/>
            <w:lang w:eastAsia="zh-CN"/>
          </w:rPr>
          <w:t xml:space="preserve">4. </w:t>
        </w:r>
        <w:r w:rsidR="00A14725">
          <w:rPr>
            <w:rStyle w:val="ad"/>
            <w:rFonts w:hint="eastAsia"/>
            <w:lang w:eastAsia="zh-CN"/>
          </w:rPr>
          <w:t>部署模型</w:t>
        </w:r>
      </w:hyperlink>
      <w:bookmarkEnd w:id="152"/>
    </w:p>
    <w:p w14:paraId="196BFD09" w14:textId="77777777" w:rsidR="006B3872" w:rsidRDefault="001B2658">
      <w:pPr>
        <w:pStyle w:val="FirstParagraph"/>
        <w:rPr>
          <w:lang w:eastAsia="zh-CN"/>
        </w:rPr>
      </w:pPr>
      <w:r>
        <w:rPr>
          <w:rFonts w:hint="eastAsia"/>
          <w:lang w:eastAsia="zh-CN"/>
        </w:rPr>
        <w:t>通过部署模型，您可以对新的数据进行预测。这经常涉及到</w:t>
      </w:r>
      <w:r>
        <w:rPr>
          <w:lang w:eastAsia="zh-CN"/>
        </w:rPr>
        <w:t>REST API</w:t>
      </w:r>
      <w:r>
        <w:rPr>
          <w:rFonts w:hint="eastAsia"/>
          <w:lang w:eastAsia="zh-CN"/>
        </w:rPr>
        <w:t>端口。您可以将数据发送到该端口，并从中接收预测。</w:t>
      </w:r>
    </w:p>
    <w:p w14:paraId="5ED6F598" w14:textId="77777777" w:rsidR="006B3872" w:rsidRDefault="001B2658">
      <w:pPr>
        <w:pStyle w:val="a0"/>
        <w:rPr>
          <w:lang w:eastAsia="zh-CN"/>
        </w:rPr>
      </w:pPr>
      <w:r>
        <w:rPr>
          <w:lang w:eastAsia="zh-CN"/>
        </w:rPr>
        <w:t>R2-L</w:t>
      </w:r>
      <w:r>
        <w:rPr>
          <w:rFonts w:hint="eastAsia"/>
          <w:lang w:eastAsia="zh-CN"/>
        </w:rPr>
        <w:t>earn</w:t>
      </w:r>
      <w:r>
        <w:rPr>
          <w:rFonts w:hint="eastAsia"/>
          <w:lang w:eastAsia="zh-CN"/>
        </w:rPr>
        <w:t>为您自动处理模型部署。一旦您成功地创建了机器学习模型，您可以点击其中包含的项目来访问已部署的模型：</w:t>
      </w:r>
    </w:p>
    <w:p w14:paraId="7798B250" w14:textId="4171D44C" w:rsidR="006B3872" w:rsidRDefault="00DE4B2A">
      <w:pPr>
        <w:pStyle w:val="Compact"/>
      </w:pPr>
      <w:r>
        <w:rPr>
          <w:noProof/>
        </w:rPr>
        <w:lastRenderedPageBreak/>
        <w:drawing>
          <wp:inline distT="0" distB="0" distL="0" distR="0" wp14:anchorId="4D33BF95" wp14:editId="7629ECE4">
            <wp:extent cx="5486400" cy="1119315"/>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0" name="Picture" descr="assets/screenshots/deployment-click-on-project.jpg"/>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486400" cy="1119315"/>
                    </a:xfrm>
                    <a:prstGeom prst="rect">
                      <a:avLst/>
                    </a:prstGeom>
                    <a:noFill/>
                    <a:ln w="9525">
                      <a:noFill/>
                      <a:headEnd/>
                      <a:tailEnd/>
                    </a:ln>
                  </pic:spPr>
                </pic:pic>
              </a:graphicData>
            </a:graphic>
          </wp:inline>
        </w:drawing>
      </w:r>
    </w:p>
    <w:p w14:paraId="37FDAF0F" w14:textId="77777777" w:rsidR="006B3872" w:rsidRDefault="001B2658">
      <w:pPr>
        <w:pStyle w:val="a0"/>
        <w:rPr>
          <w:lang w:eastAsia="zh-CN"/>
        </w:rPr>
      </w:pPr>
      <w:r>
        <w:rPr>
          <w:rFonts w:hint="eastAsia"/>
          <w:lang w:eastAsia="zh-CN"/>
        </w:rPr>
        <w:t>在开放的项目中，您可看到以下部分：</w:t>
      </w:r>
    </w:p>
    <w:p w14:paraId="1A31A001" w14:textId="77777777" w:rsidR="006B3872" w:rsidRDefault="001B2658" w:rsidP="00107830">
      <w:pPr>
        <w:numPr>
          <w:ilvl w:val="0"/>
          <w:numId w:val="54"/>
        </w:numPr>
      </w:pPr>
      <w:r>
        <w:rPr>
          <w:rStyle w:val="ad"/>
          <w:rFonts w:hint="eastAsia"/>
          <w:lang w:eastAsia="zh-CN"/>
        </w:rPr>
        <w:t>部署</w:t>
      </w:r>
    </w:p>
    <w:p w14:paraId="7CD3F9C3" w14:textId="77777777" w:rsidR="006B3872" w:rsidRDefault="001B2658" w:rsidP="00107830">
      <w:pPr>
        <w:numPr>
          <w:ilvl w:val="0"/>
          <w:numId w:val="54"/>
        </w:numPr>
      </w:pPr>
      <w:r>
        <w:rPr>
          <w:rStyle w:val="ad"/>
          <w:rFonts w:hint="eastAsia"/>
          <w:lang w:eastAsia="zh-CN"/>
        </w:rPr>
        <w:t>操作监控</w:t>
      </w:r>
    </w:p>
    <w:p w14:paraId="6B219EE8" w14:textId="193AC2DB" w:rsidR="006B3872" w:rsidRDefault="001B2658" w:rsidP="00107830">
      <w:pPr>
        <w:numPr>
          <w:ilvl w:val="0"/>
          <w:numId w:val="54"/>
        </w:numPr>
      </w:pPr>
      <w:r>
        <w:rPr>
          <w:rStyle w:val="ad"/>
          <w:rFonts w:hint="eastAsia"/>
          <w:lang w:eastAsia="zh-CN"/>
        </w:rPr>
        <w:t>性能</w:t>
      </w:r>
      <w:del w:id="153" w:author="Li Xiang" w:date="2018-10-19T16:53:00Z">
        <w:r w:rsidDel="00DE4B2A">
          <w:rPr>
            <w:rStyle w:val="ad"/>
            <w:rFonts w:hint="eastAsia"/>
            <w:lang w:eastAsia="zh-CN"/>
          </w:rPr>
          <w:delText>设置</w:delText>
        </w:r>
      </w:del>
      <w:ins w:id="154" w:author="Li Xiang" w:date="2018-10-19T16:53:00Z">
        <w:r w:rsidR="00DE4B2A">
          <w:rPr>
            <w:rStyle w:val="ad"/>
            <w:rFonts w:hint="eastAsia"/>
            <w:lang w:eastAsia="zh-CN"/>
          </w:rPr>
          <w:t>监控</w:t>
        </w:r>
      </w:ins>
    </w:p>
    <w:p w14:paraId="03DA07DF" w14:textId="77777777" w:rsidR="006B3872" w:rsidRDefault="001B2658" w:rsidP="00107830">
      <w:pPr>
        <w:numPr>
          <w:ilvl w:val="0"/>
          <w:numId w:val="54"/>
        </w:numPr>
      </w:pPr>
      <w:r>
        <w:rPr>
          <w:rStyle w:val="ad"/>
          <w:rFonts w:hint="eastAsia"/>
          <w:lang w:eastAsia="zh-CN"/>
        </w:rPr>
        <w:t>表现状态</w:t>
      </w:r>
    </w:p>
    <w:p w14:paraId="5E6CA48A" w14:textId="77777777" w:rsidR="006B3872" w:rsidRDefault="001B2658">
      <w:pPr>
        <w:pStyle w:val="FirstParagraph"/>
      </w:pPr>
      <w:r>
        <w:rPr>
          <w:rFonts w:hint="eastAsia"/>
          <w:lang w:eastAsia="zh-CN"/>
        </w:rPr>
        <w:t>此外，您可访问以下：</w:t>
      </w:r>
    </w:p>
    <w:p w14:paraId="08F13A9F" w14:textId="6ECD08D3" w:rsidR="006B3872" w:rsidRDefault="00DE4B2A">
      <w:pPr>
        <w:pStyle w:val="Compact"/>
      </w:pPr>
      <w:r>
        <w:rPr>
          <w:noProof/>
        </w:rPr>
        <w:drawing>
          <wp:inline distT="0" distB="0" distL="0" distR="0" wp14:anchorId="2954E2E1" wp14:editId="38908956">
            <wp:extent cx="5334000" cy="593268"/>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0" name="Picture" descr="assets/screenshots/deployment-top-menu.jpg"/>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334000" cy="593268"/>
                    </a:xfrm>
                    <a:prstGeom prst="rect">
                      <a:avLst/>
                    </a:prstGeom>
                    <a:noFill/>
                    <a:ln w="9525">
                      <a:noFill/>
                      <a:headEnd/>
                      <a:tailEnd/>
                    </a:ln>
                  </pic:spPr>
                </pic:pic>
              </a:graphicData>
            </a:graphic>
          </wp:inline>
        </w:drawing>
      </w:r>
    </w:p>
    <w:p w14:paraId="29629C3C" w14:textId="77777777" w:rsidR="006B3872" w:rsidRDefault="001B2658" w:rsidP="00107830">
      <w:pPr>
        <w:numPr>
          <w:ilvl w:val="0"/>
          <w:numId w:val="55"/>
        </w:numPr>
        <w:rPr>
          <w:lang w:eastAsia="zh-CN"/>
        </w:rPr>
      </w:pPr>
      <w:r>
        <w:rPr>
          <w:rFonts w:hint="eastAsia"/>
          <w:b/>
          <w:lang w:eastAsia="zh-CN"/>
        </w:rPr>
        <w:t>正在使用的模型：</w:t>
      </w:r>
      <w:r w:rsidRPr="001B2658">
        <w:rPr>
          <w:rFonts w:hint="eastAsia"/>
          <w:lang w:eastAsia="zh-CN"/>
        </w:rPr>
        <w:t>选择要运行部署或其他操作的模型。</w:t>
      </w:r>
    </w:p>
    <w:p w14:paraId="471085A9" w14:textId="77777777" w:rsidR="006B3872" w:rsidRDefault="001B2658" w:rsidP="00107830">
      <w:pPr>
        <w:numPr>
          <w:ilvl w:val="0"/>
          <w:numId w:val="55"/>
        </w:numPr>
        <w:rPr>
          <w:lang w:eastAsia="zh-CN"/>
        </w:rPr>
      </w:pPr>
      <w:r w:rsidRPr="001B2658">
        <w:rPr>
          <w:rFonts w:hint="eastAsia"/>
          <w:b/>
          <w:lang w:eastAsia="zh-CN"/>
        </w:rPr>
        <w:t>部署数据定义：</w:t>
      </w:r>
      <w:r w:rsidR="00107830">
        <w:rPr>
          <w:lang w:eastAsia="zh-CN"/>
        </w:rPr>
        <w:t xml:space="preserve"> </w:t>
      </w:r>
      <w:r w:rsidRPr="001B2658">
        <w:rPr>
          <w:rFonts w:hint="eastAsia"/>
          <w:lang w:eastAsia="zh-CN"/>
        </w:rPr>
        <w:t>单击“下载”</w:t>
      </w:r>
      <w:r>
        <w:rPr>
          <w:rFonts w:hint="eastAsia"/>
          <w:lang w:eastAsia="zh-CN"/>
        </w:rPr>
        <w:t>，可以</w:t>
      </w:r>
      <w:r w:rsidRPr="001B2658">
        <w:rPr>
          <w:rFonts w:hint="eastAsia"/>
          <w:lang w:eastAsia="zh-CN"/>
        </w:rPr>
        <w:t>下载包含模型使用的</w:t>
      </w:r>
      <w:r>
        <w:rPr>
          <w:rFonts w:hint="eastAsia"/>
          <w:lang w:eastAsia="zh-CN"/>
        </w:rPr>
        <w:t>变量列表的</w:t>
      </w:r>
      <w:r>
        <w:rPr>
          <w:lang w:eastAsia="zh-CN"/>
        </w:rPr>
        <w:t>CSV</w:t>
      </w:r>
      <w:r>
        <w:rPr>
          <w:rFonts w:hint="eastAsia"/>
          <w:lang w:eastAsia="zh-CN"/>
        </w:rPr>
        <w:t>文件。</w:t>
      </w:r>
    </w:p>
    <w:p w14:paraId="5FE47265" w14:textId="77777777" w:rsidR="006B3872" w:rsidRDefault="001B2658" w:rsidP="00107830">
      <w:pPr>
        <w:numPr>
          <w:ilvl w:val="0"/>
          <w:numId w:val="55"/>
        </w:numPr>
        <w:rPr>
          <w:lang w:eastAsia="zh-CN"/>
        </w:rPr>
      </w:pPr>
      <w:r w:rsidRPr="001B2658">
        <w:rPr>
          <w:rFonts w:hint="eastAsia"/>
          <w:b/>
          <w:lang w:eastAsia="zh-CN"/>
        </w:rPr>
        <w:t>电子邮件接收警报</w:t>
      </w:r>
      <w:r w:rsidRPr="001B2658">
        <w:rPr>
          <w:rFonts w:hint="eastAsia"/>
          <w:lang w:eastAsia="zh-CN"/>
        </w:rPr>
        <w:t>：单击</w:t>
      </w:r>
      <w:r>
        <w:rPr>
          <w:rFonts w:hint="eastAsia"/>
          <w:lang w:eastAsia="zh-CN"/>
        </w:rPr>
        <w:t>可</w:t>
      </w:r>
      <w:r w:rsidRPr="001B2658">
        <w:rPr>
          <w:rFonts w:hint="eastAsia"/>
          <w:lang w:eastAsia="zh-CN"/>
        </w:rPr>
        <w:t>以输入电子邮件地址</w:t>
      </w:r>
      <w:r>
        <w:rPr>
          <w:rFonts w:hint="eastAsia"/>
          <w:lang w:eastAsia="zh-CN"/>
        </w:rPr>
        <w:t>，可</w:t>
      </w:r>
      <w:r w:rsidRPr="001B2658">
        <w:rPr>
          <w:rFonts w:hint="eastAsia"/>
          <w:lang w:eastAsia="zh-CN"/>
        </w:rPr>
        <w:t>发送与部署相关的警报。</w:t>
      </w:r>
    </w:p>
    <w:bookmarkStart w:id="155" w:name="_deployment"/>
    <w:p w14:paraId="5A0569E7" w14:textId="77777777" w:rsidR="006B3872" w:rsidRDefault="00107830">
      <w:pPr>
        <w:pStyle w:val="3"/>
        <w:rPr>
          <w:lang w:eastAsia="zh-CN"/>
        </w:rPr>
      </w:pPr>
      <w:r>
        <w:fldChar w:fldCharType="begin"/>
      </w:r>
      <w:r>
        <w:rPr>
          <w:lang w:eastAsia="zh-CN"/>
        </w:rPr>
        <w:instrText xml:space="preserve"> HYPERLINK \l "_deployment" \h </w:instrText>
      </w:r>
      <w:r>
        <w:fldChar w:fldCharType="end"/>
      </w:r>
      <w:hyperlink w:anchor="_deployment">
        <w:r>
          <w:rPr>
            <w:rStyle w:val="ad"/>
            <w:lang w:eastAsia="zh-CN"/>
          </w:rPr>
          <w:t xml:space="preserve">4.1. </w:t>
        </w:r>
        <w:r w:rsidR="008615AC">
          <w:rPr>
            <w:rStyle w:val="ad"/>
            <w:rFonts w:hint="eastAsia"/>
            <w:lang w:eastAsia="zh-CN"/>
          </w:rPr>
          <w:t>部署</w:t>
        </w:r>
      </w:hyperlink>
      <w:bookmarkEnd w:id="155"/>
    </w:p>
    <w:p w14:paraId="1CBC9B43" w14:textId="77777777" w:rsidR="006B3872" w:rsidRDefault="008615AC">
      <w:pPr>
        <w:pStyle w:val="FirstParagraph"/>
        <w:rPr>
          <w:lang w:eastAsia="zh-CN"/>
        </w:rPr>
      </w:pPr>
      <w:r>
        <w:rPr>
          <w:rFonts w:hint="eastAsia"/>
          <w:lang w:eastAsia="zh-CN"/>
        </w:rPr>
        <w:t>当您在</w:t>
      </w:r>
      <w:r w:rsidRPr="008615AC">
        <w:rPr>
          <w:rFonts w:hint="eastAsia"/>
          <w:color w:val="4F81BD" w:themeColor="accent1"/>
          <w:lang w:eastAsia="zh-CN"/>
        </w:rPr>
        <w:t>模型部署主页</w:t>
      </w:r>
      <w:r>
        <w:rPr>
          <w:rFonts w:hint="eastAsia"/>
          <w:lang w:eastAsia="zh-CN"/>
        </w:rPr>
        <w:t>打开一个项目时，您会进入模型部署。您可以选择使用已部署模型的方式：</w:t>
      </w:r>
    </w:p>
    <w:p w14:paraId="0A9D12BD" w14:textId="77777777" w:rsidR="006B3872" w:rsidRDefault="008615AC" w:rsidP="00107830">
      <w:pPr>
        <w:numPr>
          <w:ilvl w:val="0"/>
          <w:numId w:val="56"/>
        </w:numPr>
        <w:rPr>
          <w:lang w:eastAsia="zh-CN"/>
        </w:rPr>
      </w:pPr>
      <w:r>
        <w:rPr>
          <w:rStyle w:val="ad"/>
          <w:rFonts w:hint="eastAsia"/>
          <w:b/>
          <w:lang w:eastAsia="zh-CN"/>
        </w:rPr>
        <w:t>使用数据源预测</w:t>
      </w:r>
      <w:r w:rsidR="00107830">
        <w:rPr>
          <w:lang w:eastAsia="zh-CN"/>
        </w:rPr>
        <w:t xml:space="preserve">: </w:t>
      </w:r>
      <w:r>
        <w:rPr>
          <w:rFonts w:hint="eastAsia"/>
          <w:lang w:eastAsia="zh-CN"/>
        </w:rPr>
        <w:t>使用本地文件或数据库中的数据进行预测。</w:t>
      </w:r>
    </w:p>
    <w:p w14:paraId="46E49561" w14:textId="77777777" w:rsidR="006B3872" w:rsidRDefault="008615AC" w:rsidP="00107830">
      <w:pPr>
        <w:numPr>
          <w:ilvl w:val="0"/>
          <w:numId w:val="56"/>
        </w:numPr>
      </w:pPr>
      <w:r>
        <w:rPr>
          <w:rStyle w:val="ad"/>
          <w:rFonts w:hint="eastAsia"/>
          <w:b/>
          <w:lang w:eastAsia="zh-CN"/>
        </w:rPr>
        <w:t>使用</w:t>
      </w:r>
      <w:r>
        <w:rPr>
          <w:rStyle w:val="ad"/>
          <w:rFonts w:hint="eastAsia"/>
          <w:b/>
          <w:lang w:eastAsia="zh-CN"/>
        </w:rPr>
        <w:t>A</w:t>
      </w:r>
      <w:r>
        <w:rPr>
          <w:rStyle w:val="ad"/>
          <w:b/>
          <w:lang w:eastAsia="zh-CN"/>
        </w:rPr>
        <w:t>PI</w:t>
      </w:r>
      <w:r>
        <w:rPr>
          <w:rStyle w:val="ad"/>
          <w:rFonts w:hint="eastAsia"/>
          <w:b/>
          <w:lang w:eastAsia="zh-CN"/>
        </w:rPr>
        <w:t>预测</w:t>
      </w:r>
      <w:r w:rsidR="00107830">
        <w:t>:</w:t>
      </w:r>
      <w:r>
        <w:rPr>
          <w:rFonts w:hint="eastAsia"/>
          <w:lang w:eastAsia="zh-CN"/>
        </w:rPr>
        <w:t>使用</w:t>
      </w:r>
      <w:r>
        <w:rPr>
          <w:rFonts w:hint="eastAsia"/>
          <w:lang w:eastAsia="zh-CN"/>
        </w:rPr>
        <w:t>R</w:t>
      </w:r>
      <w:r>
        <w:rPr>
          <w:lang w:eastAsia="zh-CN"/>
        </w:rPr>
        <w:t>2-L</w:t>
      </w:r>
      <w:r>
        <w:rPr>
          <w:rFonts w:hint="eastAsia"/>
          <w:lang w:eastAsia="zh-CN"/>
        </w:rPr>
        <w:t>ear</w:t>
      </w:r>
      <w:r>
        <w:rPr>
          <w:lang w:eastAsia="zh-CN"/>
        </w:rPr>
        <w:t>n</w:t>
      </w:r>
      <w:r>
        <w:rPr>
          <w:rFonts w:hint="eastAsia"/>
          <w:lang w:eastAsia="zh-CN"/>
        </w:rPr>
        <w:t>的</w:t>
      </w:r>
      <w:r>
        <w:rPr>
          <w:rFonts w:hint="eastAsia"/>
          <w:lang w:eastAsia="zh-CN"/>
        </w:rPr>
        <w:t>R</w:t>
      </w:r>
      <w:r>
        <w:rPr>
          <w:lang w:eastAsia="zh-CN"/>
        </w:rPr>
        <w:t>EST API</w:t>
      </w:r>
      <w:r>
        <w:rPr>
          <w:rFonts w:hint="eastAsia"/>
          <w:lang w:eastAsia="zh-CN"/>
        </w:rPr>
        <w:t>将数据发送到</w:t>
      </w:r>
      <w:r>
        <w:rPr>
          <w:rFonts w:hint="eastAsia"/>
          <w:lang w:eastAsia="zh-CN"/>
        </w:rPr>
        <w:t>R</w:t>
      </w:r>
      <w:r>
        <w:rPr>
          <w:lang w:eastAsia="zh-CN"/>
        </w:rPr>
        <w:t>2-L</w:t>
      </w:r>
      <w:r>
        <w:rPr>
          <w:rFonts w:hint="eastAsia"/>
          <w:lang w:eastAsia="zh-CN"/>
        </w:rPr>
        <w:t>ear</w:t>
      </w:r>
      <w:r>
        <w:rPr>
          <w:lang w:eastAsia="zh-CN"/>
        </w:rPr>
        <w:t>n</w:t>
      </w:r>
      <w:r>
        <w:rPr>
          <w:rFonts w:hint="eastAsia"/>
          <w:lang w:eastAsia="zh-CN"/>
        </w:rPr>
        <w:t>进行预测。</w:t>
      </w:r>
    </w:p>
    <w:tbl>
      <w:tblPr>
        <w:tblStyle w:val="Table"/>
        <w:tblW w:w="5000" w:type="pct"/>
        <w:tblLook w:val="07C0" w:firstRow="0" w:lastRow="1" w:firstColumn="1" w:lastColumn="1" w:noHBand="1" w:noVBand="1"/>
      </w:tblPr>
      <w:tblGrid>
        <w:gridCol w:w="582"/>
        <w:gridCol w:w="8274"/>
      </w:tblGrid>
      <w:tr w:rsidR="006B3872" w14:paraId="20F6527B" w14:textId="77777777">
        <w:tc>
          <w:tcPr>
            <w:tcW w:w="0" w:type="auto"/>
          </w:tcPr>
          <w:p w14:paraId="4A439755" w14:textId="77777777" w:rsidR="006B3872" w:rsidRDefault="008615AC">
            <w:pPr>
              <w:pStyle w:val="Compact"/>
            </w:pPr>
            <w:r>
              <w:rPr>
                <w:rFonts w:hint="eastAsia"/>
                <w:lang w:eastAsia="zh-CN"/>
              </w:rPr>
              <w:t>重要</w:t>
            </w:r>
          </w:p>
        </w:tc>
        <w:tc>
          <w:tcPr>
            <w:tcW w:w="0" w:type="auto"/>
          </w:tcPr>
          <w:p w14:paraId="1E1183B4" w14:textId="77777777" w:rsidR="006B3872" w:rsidRDefault="008615AC">
            <w:pPr>
              <w:pStyle w:val="Compact"/>
              <w:rPr>
                <w:lang w:eastAsia="zh-CN"/>
              </w:rPr>
            </w:pPr>
            <w:r w:rsidRPr="008615AC">
              <w:rPr>
                <w:rFonts w:hint="eastAsia"/>
                <w:lang w:eastAsia="zh-CN"/>
              </w:rPr>
              <w:t>导入的数据必须与所使用的机器学习模型具有相同的变量。要下载包含导入数据集中所需变量列表的文件，请单击</w:t>
            </w:r>
            <w:r w:rsidRPr="008615AC">
              <w:rPr>
                <w:rFonts w:hint="eastAsia"/>
                <w:b/>
                <w:lang w:eastAsia="zh-CN"/>
              </w:rPr>
              <w:t>部署数据定义</w:t>
            </w:r>
            <w:r w:rsidRPr="008615AC">
              <w:rPr>
                <w:rFonts w:hint="eastAsia"/>
                <w:lang w:eastAsia="zh-CN"/>
              </w:rPr>
              <w:t>旁边的</w:t>
            </w:r>
            <w:r w:rsidRPr="008615AC">
              <w:rPr>
                <w:rFonts w:hint="eastAsia"/>
                <w:b/>
                <w:lang w:eastAsia="zh-CN"/>
              </w:rPr>
              <w:t>下载</w:t>
            </w:r>
            <w:r w:rsidRPr="008615AC">
              <w:rPr>
                <w:rFonts w:hint="eastAsia"/>
                <w:lang w:eastAsia="zh-CN"/>
              </w:rPr>
              <w:t>。</w:t>
            </w:r>
          </w:p>
        </w:tc>
      </w:tr>
    </w:tbl>
    <w:p w14:paraId="24C6F41B" w14:textId="0F39F3F8" w:rsidR="006B3872" w:rsidRDefault="00DE4B2A">
      <w:pPr>
        <w:pStyle w:val="Compact"/>
      </w:pPr>
      <w:r>
        <w:rPr>
          <w:noProof/>
        </w:rPr>
        <w:lastRenderedPageBreak/>
        <w:drawing>
          <wp:inline distT="0" distB="0" distL="0" distR="0" wp14:anchorId="015CA949" wp14:editId="55ED649E">
            <wp:extent cx="5486400" cy="2143216"/>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0" name="Picture" descr="assets/screenshots/model-deployment-project-open.jp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486400" cy="2143216"/>
                    </a:xfrm>
                    <a:prstGeom prst="rect">
                      <a:avLst/>
                    </a:prstGeom>
                    <a:noFill/>
                    <a:ln w="9525">
                      <a:noFill/>
                      <a:headEnd/>
                      <a:tailEnd/>
                    </a:ln>
                  </pic:spPr>
                </pic:pic>
              </a:graphicData>
            </a:graphic>
          </wp:inline>
        </w:drawing>
      </w:r>
    </w:p>
    <w:bookmarkStart w:id="156" w:name="_predict_with_data_source"/>
    <w:p w14:paraId="7F8F64DB" w14:textId="77777777" w:rsidR="006B3872" w:rsidRDefault="00107830">
      <w:pPr>
        <w:pStyle w:val="4"/>
        <w:rPr>
          <w:lang w:eastAsia="zh-CN"/>
        </w:rPr>
      </w:pPr>
      <w:r>
        <w:fldChar w:fldCharType="begin"/>
      </w:r>
      <w:r>
        <w:rPr>
          <w:lang w:eastAsia="zh-CN"/>
        </w:rPr>
        <w:instrText xml:space="preserve"> HYPERLINK \l "_predict_with_data_source" \h </w:instrText>
      </w:r>
      <w:r>
        <w:fldChar w:fldCharType="end"/>
      </w:r>
      <w:hyperlink w:anchor="_predict_with_data_source">
        <w:r>
          <w:rPr>
            <w:rStyle w:val="ad"/>
            <w:lang w:eastAsia="zh-CN"/>
          </w:rPr>
          <w:t xml:space="preserve">4.1.1. </w:t>
        </w:r>
        <w:r w:rsidR="008615AC">
          <w:rPr>
            <w:rStyle w:val="ad"/>
            <w:rFonts w:hint="eastAsia"/>
            <w:lang w:eastAsia="zh-CN"/>
          </w:rPr>
          <w:t>用数据源预测</w:t>
        </w:r>
      </w:hyperlink>
      <w:bookmarkEnd w:id="156"/>
    </w:p>
    <w:p w14:paraId="3B1D167A" w14:textId="77777777" w:rsidR="006B3872" w:rsidRDefault="008615AC">
      <w:pPr>
        <w:pStyle w:val="FirstParagraph"/>
        <w:rPr>
          <w:lang w:eastAsia="zh-CN"/>
        </w:rPr>
      </w:pPr>
      <w:r w:rsidRPr="008615AC">
        <w:rPr>
          <w:rFonts w:hint="eastAsia"/>
          <w:lang w:eastAsia="zh-CN"/>
        </w:rPr>
        <w:t>要对从数据源导入的数据进行预测：</w:t>
      </w:r>
    </w:p>
    <w:p w14:paraId="65F415F8" w14:textId="77777777" w:rsidR="006B3872" w:rsidRDefault="008615AC" w:rsidP="00107830">
      <w:pPr>
        <w:numPr>
          <w:ilvl w:val="0"/>
          <w:numId w:val="57"/>
        </w:numPr>
      </w:pPr>
      <w:r w:rsidRPr="008615AC">
        <w:rPr>
          <w:rFonts w:hint="eastAsia"/>
          <w:lang w:eastAsia="zh-CN"/>
        </w:rPr>
        <w:t>单击</w:t>
      </w:r>
      <w:r w:rsidRPr="00FD14B5">
        <w:rPr>
          <w:rFonts w:hint="eastAsia"/>
          <w:b/>
          <w:lang w:eastAsia="zh-CN"/>
        </w:rPr>
        <w:t>使用数据源预测</w:t>
      </w:r>
      <w:r w:rsidRPr="008615AC">
        <w:rPr>
          <w:rFonts w:hint="eastAsia"/>
          <w:lang w:eastAsia="zh-CN"/>
        </w:rPr>
        <w:t>。</w:t>
      </w:r>
    </w:p>
    <w:p w14:paraId="5FFBA827" w14:textId="77777777" w:rsidR="006B3872" w:rsidRDefault="008615AC" w:rsidP="00107830">
      <w:pPr>
        <w:numPr>
          <w:ilvl w:val="0"/>
          <w:numId w:val="57"/>
        </w:numPr>
        <w:rPr>
          <w:lang w:eastAsia="zh-CN"/>
        </w:rPr>
      </w:pPr>
      <w:r w:rsidRPr="008615AC">
        <w:rPr>
          <w:rFonts w:hint="eastAsia"/>
          <w:lang w:eastAsia="zh-CN"/>
        </w:rPr>
        <w:t>选择要从以下位置导入数据的数据源：</w:t>
      </w:r>
    </w:p>
    <w:p w14:paraId="546ED0EF" w14:textId="77777777" w:rsidR="006B3872" w:rsidRDefault="008615AC" w:rsidP="00107830">
      <w:pPr>
        <w:numPr>
          <w:ilvl w:val="1"/>
          <w:numId w:val="58"/>
        </w:numPr>
        <w:rPr>
          <w:lang w:eastAsia="zh-CN"/>
        </w:rPr>
      </w:pPr>
      <w:r w:rsidRPr="008615AC">
        <w:rPr>
          <w:rFonts w:hint="eastAsia"/>
          <w:b/>
          <w:lang w:eastAsia="zh-CN"/>
        </w:rPr>
        <w:t>数据库</w:t>
      </w:r>
      <w:r w:rsidR="00107830">
        <w:rPr>
          <w:lang w:eastAsia="zh-CN"/>
        </w:rPr>
        <w:t xml:space="preserve">: </w:t>
      </w:r>
      <w:r w:rsidR="00D81848">
        <w:rPr>
          <w:rFonts w:hint="eastAsia"/>
          <w:lang w:eastAsia="zh-CN"/>
        </w:rPr>
        <w:t>请提供链接的详细信息。请参阅</w:t>
      </w:r>
      <w:r w:rsidR="00D81848" w:rsidRPr="00D81848">
        <w:rPr>
          <w:rFonts w:hint="eastAsia"/>
          <w:color w:val="4F81BD" w:themeColor="accent1"/>
          <w:lang w:eastAsia="zh-CN"/>
        </w:rPr>
        <w:t>从数据库导入数据</w:t>
      </w:r>
      <w:r w:rsidR="00D81848">
        <w:rPr>
          <w:rFonts w:hint="eastAsia"/>
          <w:lang w:eastAsia="zh-CN"/>
        </w:rPr>
        <w:t>。</w:t>
      </w:r>
    </w:p>
    <w:p w14:paraId="3A5248D3" w14:textId="77777777" w:rsidR="006B3872" w:rsidRDefault="00D81848" w:rsidP="00107830">
      <w:pPr>
        <w:numPr>
          <w:ilvl w:val="1"/>
          <w:numId w:val="58"/>
        </w:numPr>
        <w:rPr>
          <w:lang w:eastAsia="zh-CN"/>
        </w:rPr>
      </w:pPr>
      <w:r>
        <w:rPr>
          <w:rFonts w:hint="eastAsia"/>
          <w:b/>
          <w:lang w:eastAsia="zh-CN"/>
        </w:rPr>
        <w:t>本地文件</w:t>
      </w:r>
      <w:r w:rsidR="00107830">
        <w:rPr>
          <w:lang w:eastAsia="zh-CN"/>
        </w:rPr>
        <w:t xml:space="preserve">: </w:t>
      </w:r>
      <w:r w:rsidRPr="00D81848">
        <w:rPr>
          <w:rFonts w:hint="eastAsia"/>
          <w:lang w:eastAsia="zh-CN"/>
        </w:rPr>
        <w:t>将文件上载到</w:t>
      </w:r>
      <w:r w:rsidRPr="00D81848">
        <w:rPr>
          <w:rFonts w:hint="eastAsia"/>
          <w:lang w:eastAsia="zh-CN"/>
        </w:rPr>
        <w:t>R2-Learn</w:t>
      </w:r>
      <w:r w:rsidRPr="00D81848">
        <w:rPr>
          <w:rFonts w:hint="eastAsia"/>
          <w:lang w:eastAsia="zh-CN"/>
        </w:rPr>
        <w:t>，其中包含要在其上运行预测的数据。有关更多信息，请参阅</w:t>
      </w:r>
      <w:r w:rsidRPr="00D81848">
        <w:rPr>
          <w:rFonts w:hint="eastAsia"/>
          <w:color w:val="4F81BD" w:themeColor="accent1"/>
          <w:lang w:eastAsia="zh-CN"/>
        </w:rPr>
        <w:t>导入本地文件</w:t>
      </w:r>
      <w:r w:rsidRPr="00D81848">
        <w:rPr>
          <w:rFonts w:hint="eastAsia"/>
          <w:lang w:eastAsia="zh-CN"/>
        </w:rPr>
        <w:t>。</w:t>
      </w:r>
    </w:p>
    <w:p w14:paraId="01C0A4FE" w14:textId="77777777" w:rsidR="006B3872" w:rsidRDefault="00D81848" w:rsidP="00107830">
      <w:pPr>
        <w:numPr>
          <w:ilvl w:val="0"/>
          <w:numId w:val="57"/>
        </w:numPr>
        <w:rPr>
          <w:lang w:eastAsia="zh-CN"/>
        </w:rPr>
      </w:pPr>
      <w:r w:rsidRPr="00D81848">
        <w:rPr>
          <w:rFonts w:hint="eastAsia"/>
          <w:lang w:eastAsia="zh-CN"/>
        </w:rPr>
        <w:t>选择</w:t>
      </w:r>
      <w:r w:rsidRPr="00D81848">
        <w:rPr>
          <w:rFonts w:hint="eastAsia"/>
          <w:b/>
          <w:lang w:eastAsia="zh-CN"/>
        </w:rPr>
        <w:t>结果位置</w:t>
      </w:r>
      <w:r>
        <w:rPr>
          <w:rFonts w:hint="eastAsia"/>
          <w:lang w:eastAsia="zh-CN"/>
        </w:rPr>
        <w:t>，模型预测的结果会保存在结果位置上</w:t>
      </w:r>
      <w:r w:rsidR="00107830">
        <w:rPr>
          <w:lang w:eastAsia="zh-CN"/>
        </w:rPr>
        <w:t>:</w:t>
      </w:r>
    </w:p>
    <w:p w14:paraId="56864BAF" w14:textId="77777777" w:rsidR="006B3872" w:rsidRDefault="00D81848" w:rsidP="00107830">
      <w:pPr>
        <w:numPr>
          <w:ilvl w:val="1"/>
          <w:numId w:val="59"/>
        </w:numPr>
      </w:pPr>
      <w:r>
        <w:rPr>
          <w:rFonts w:hint="eastAsia"/>
          <w:b/>
          <w:lang w:eastAsia="zh-CN"/>
        </w:rPr>
        <w:t>在</w:t>
      </w:r>
      <w:r>
        <w:rPr>
          <w:rFonts w:hint="eastAsia"/>
          <w:b/>
          <w:lang w:eastAsia="zh-CN"/>
        </w:rPr>
        <w:t>App</w:t>
      </w:r>
      <w:r>
        <w:rPr>
          <w:rFonts w:hint="eastAsia"/>
          <w:b/>
          <w:lang w:eastAsia="zh-CN"/>
        </w:rPr>
        <w:t>中</w:t>
      </w:r>
      <w:r w:rsidR="00107830">
        <w:t xml:space="preserve">: </w:t>
      </w:r>
      <w:r w:rsidRPr="00D81848">
        <w:rPr>
          <w:rFonts w:hint="eastAsia"/>
        </w:rPr>
        <w:t>在</w:t>
      </w:r>
      <w:r w:rsidRPr="00D81848">
        <w:rPr>
          <w:rFonts w:hint="eastAsia"/>
        </w:rPr>
        <w:t>R2-Learn</w:t>
      </w:r>
      <w:r w:rsidRPr="00D81848">
        <w:rPr>
          <w:rFonts w:hint="eastAsia"/>
        </w:rPr>
        <w:t>中保存并显示结果。</w:t>
      </w:r>
    </w:p>
    <w:p w14:paraId="7912673E" w14:textId="77777777" w:rsidR="006B3872" w:rsidRDefault="00D81848" w:rsidP="00107830">
      <w:pPr>
        <w:numPr>
          <w:ilvl w:val="1"/>
          <w:numId w:val="59"/>
        </w:numPr>
        <w:rPr>
          <w:lang w:eastAsia="zh-CN"/>
        </w:rPr>
      </w:pPr>
      <w:r w:rsidRPr="00D81848">
        <w:rPr>
          <w:rFonts w:hint="eastAsia"/>
          <w:b/>
          <w:lang w:eastAsia="zh-CN"/>
        </w:rPr>
        <w:t>上传到数据库</w:t>
      </w:r>
      <w:r w:rsidRPr="00D81848">
        <w:rPr>
          <w:rFonts w:hint="eastAsia"/>
          <w:lang w:eastAsia="zh-CN"/>
        </w:rPr>
        <w:t>：将结果写入给定数据库。</w:t>
      </w:r>
    </w:p>
    <w:p w14:paraId="520FB13B" w14:textId="77777777" w:rsidR="006B3872" w:rsidRDefault="00D81848" w:rsidP="00107830">
      <w:pPr>
        <w:numPr>
          <w:ilvl w:val="0"/>
          <w:numId w:val="57"/>
        </w:numPr>
        <w:rPr>
          <w:lang w:eastAsia="zh-CN"/>
        </w:rPr>
      </w:pPr>
      <w:r w:rsidRPr="00D81848">
        <w:rPr>
          <w:rFonts w:hint="eastAsia"/>
          <w:lang w:eastAsia="zh-CN"/>
        </w:rPr>
        <w:t>选择</w:t>
      </w:r>
      <w:r w:rsidRPr="00D81848">
        <w:rPr>
          <w:rFonts w:hint="eastAsia"/>
          <w:b/>
          <w:lang w:eastAsia="zh-CN"/>
        </w:rPr>
        <w:t>部署频率</w:t>
      </w:r>
      <w:r w:rsidRPr="00D81848">
        <w:rPr>
          <w:rFonts w:hint="eastAsia"/>
          <w:lang w:eastAsia="zh-CN"/>
        </w:rPr>
        <w:t>。</w:t>
      </w:r>
      <w:r>
        <w:rPr>
          <w:rFonts w:hint="eastAsia"/>
          <w:lang w:eastAsia="zh-CN"/>
        </w:rPr>
        <w:t>R</w:t>
      </w:r>
      <w:r>
        <w:rPr>
          <w:lang w:eastAsia="zh-CN"/>
        </w:rPr>
        <w:t>2</w:t>
      </w:r>
      <w:r>
        <w:rPr>
          <w:rFonts w:hint="eastAsia"/>
          <w:lang w:eastAsia="zh-CN"/>
        </w:rPr>
        <w:t>会根据此频率进行部署：</w:t>
      </w:r>
      <w:r w:rsidRPr="00D81848">
        <w:rPr>
          <w:rFonts w:hint="eastAsia"/>
          <w:lang w:eastAsia="zh-CN"/>
        </w:rPr>
        <w:t>这告诉</w:t>
      </w:r>
      <w:r w:rsidRPr="00D81848">
        <w:rPr>
          <w:rFonts w:hint="eastAsia"/>
          <w:lang w:eastAsia="zh-CN"/>
        </w:rPr>
        <w:t>R2-Learn</w:t>
      </w:r>
      <w:r w:rsidRPr="00D81848">
        <w:rPr>
          <w:rFonts w:hint="eastAsia"/>
          <w:lang w:eastAsia="zh-CN"/>
        </w:rPr>
        <w:t>如何安排部署：</w:t>
      </w:r>
    </w:p>
    <w:p w14:paraId="3F0EFA14" w14:textId="77777777" w:rsidR="006B3872" w:rsidRDefault="00D81848" w:rsidP="00107830">
      <w:pPr>
        <w:numPr>
          <w:ilvl w:val="1"/>
          <w:numId w:val="60"/>
        </w:numPr>
      </w:pPr>
      <w:r>
        <w:rPr>
          <w:rFonts w:hint="eastAsia"/>
          <w:b/>
          <w:lang w:eastAsia="zh-CN"/>
        </w:rPr>
        <w:t>一次性</w:t>
      </w:r>
    </w:p>
    <w:p w14:paraId="3C9C9C58" w14:textId="77777777" w:rsidR="006B3872" w:rsidRDefault="00D81848" w:rsidP="00107830">
      <w:pPr>
        <w:numPr>
          <w:ilvl w:val="1"/>
          <w:numId w:val="60"/>
        </w:numPr>
        <w:rPr>
          <w:lang w:eastAsia="zh-CN"/>
        </w:rPr>
      </w:pPr>
      <w:r>
        <w:rPr>
          <w:rFonts w:hint="eastAsia"/>
          <w:b/>
          <w:lang w:eastAsia="zh-CN"/>
        </w:rPr>
        <w:t>自动重复</w:t>
      </w:r>
      <w:r w:rsidR="00107830">
        <w:rPr>
          <w:lang w:eastAsia="zh-CN"/>
        </w:rPr>
        <w:t xml:space="preserve">: </w:t>
      </w:r>
      <w:r>
        <w:rPr>
          <w:rFonts w:hint="eastAsia"/>
          <w:lang w:eastAsia="zh-CN"/>
        </w:rPr>
        <w:t>请为您的部署设置一个定期重复计划。</w:t>
      </w:r>
    </w:p>
    <w:p w14:paraId="5F26B5F5" w14:textId="4C0B5A31" w:rsidR="006B3872" w:rsidRDefault="00DE4B2A">
      <w:pPr>
        <w:pStyle w:val="Compact"/>
        <w:numPr>
          <w:ilvl w:val="1"/>
          <w:numId w:val="1"/>
        </w:numPr>
      </w:pPr>
      <w:r>
        <w:rPr>
          <w:noProof/>
        </w:rPr>
        <w:lastRenderedPageBreak/>
        <w:drawing>
          <wp:inline distT="0" distB="0" distL="0" distR="0" wp14:anchorId="329887F5" wp14:editId="20A48571">
            <wp:extent cx="3148935" cy="3435350"/>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0" name="Picture" descr="assets/screenshots/deployment-auto-repeat.jpg"/>
                    <pic:cNvPicPr>
                      <a:picLocks noChangeAspect="1" noChangeArrowheads="1"/>
                    </pic:cNvPicPr>
                  </pic:nvPicPr>
                  <pic:blipFill rotWithShape="1">
                    <a:blip r:embed="rId29">
                      <a:extLst>
                        <a:ext uri="{28A0092B-C50C-407E-A947-70E740481C1C}">
                          <a14:useLocalDpi xmlns:a14="http://schemas.microsoft.com/office/drawing/2010/main" val="0"/>
                        </a:ext>
                      </a:extLst>
                    </a:blip>
                    <a:srcRect b="1975"/>
                    <a:stretch/>
                  </pic:blipFill>
                  <pic:spPr bwMode="auto">
                    <a:xfrm>
                      <a:off x="0" y="0"/>
                      <a:ext cx="3149110" cy="3435541"/>
                    </a:xfrm>
                    <a:prstGeom prst="rect">
                      <a:avLst/>
                    </a:prstGeom>
                    <a:noFill/>
                    <a:ln>
                      <a:noFill/>
                    </a:ln>
                    <a:extLst>
                      <a:ext uri="{53640926-AAD7-44D8-BBD7-CCE9431645EC}">
                        <a14:shadowObscured xmlns:a14="http://schemas.microsoft.com/office/drawing/2010/main"/>
                      </a:ext>
                    </a:extLst>
                  </pic:spPr>
                </pic:pic>
              </a:graphicData>
            </a:graphic>
          </wp:inline>
        </w:drawing>
      </w:r>
    </w:p>
    <w:p w14:paraId="6B1F579C" w14:textId="77777777" w:rsidR="006B3872" w:rsidRDefault="00D81848" w:rsidP="00107830">
      <w:pPr>
        <w:numPr>
          <w:ilvl w:val="1"/>
          <w:numId w:val="60"/>
        </w:numPr>
        <w:rPr>
          <w:lang w:eastAsia="zh-CN"/>
        </w:rPr>
      </w:pPr>
      <w:r>
        <w:rPr>
          <w:rFonts w:hint="eastAsia"/>
          <w:b/>
          <w:lang w:eastAsia="zh-CN"/>
        </w:rPr>
        <w:t>故障时自动禁用</w:t>
      </w:r>
      <w:r w:rsidR="00107830">
        <w:rPr>
          <w:lang w:eastAsia="zh-CN"/>
        </w:rPr>
        <w:t xml:space="preserve">: </w:t>
      </w:r>
      <w:r>
        <w:rPr>
          <w:rFonts w:hint="eastAsia"/>
          <w:lang w:eastAsia="zh-CN"/>
        </w:rPr>
        <w:t>若</w:t>
      </w:r>
      <w:r>
        <w:rPr>
          <w:rFonts w:hint="eastAsia"/>
          <w:lang w:eastAsia="zh-CN"/>
        </w:rPr>
        <w:t>R</w:t>
      </w:r>
      <w:r>
        <w:rPr>
          <w:lang w:eastAsia="zh-CN"/>
        </w:rPr>
        <w:t>2-L</w:t>
      </w:r>
      <w:r>
        <w:rPr>
          <w:rFonts w:hint="eastAsia"/>
          <w:lang w:eastAsia="zh-CN"/>
        </w:rPr>
        <w:t>earn</w:t>
      </w:r>
      <w:r>
        <w:rPr>
          <w:rFonts w:hint="eastAsia"/>
          <w:lang w:eastAsia="zh-CN"/>
        </w:rPr>
        <w:t>出现故障时，请选择此项，会停止部署。</w:t>
      </w:r>
    </w:p>
    <w:bookmarkStart w:id="157" w:name="_predict_with_api"/>
    <w:p w14:paraId="2C70F32F" w14:textId="77777777" w:rsidR="006B3872" w:rsidRDefault="00107830">
      <w:pPr>
        <w:pStyle w:val="4"/>
        <w:rPr>
          <w:lang w:eastAsia="zh-CN"/>
        </w:rPr>
      </w:pPr>
      <w:r>
        <w:fldChar w:fldCharType="begin"/>
      </w:r>
      <w:r>
        <w:rPr>
          <w:lang w:eastAsia="zh-CN"/>
        </w:rPr>
        <w:instrText xml:space="preserve"> HYPERLINK \l "_predict_with_api" \h </w:instrText>
      </w:r>
      <w:r>
        <w:fldChar w:fldCharType="end"/>
      </w:r>
      <w:hyperlink w:anchor="_predict_with_api">
        <w:r>
          <w:rPr>
            <w:rStyle w:val="ad"/>
            <w:lang w:eastAsia="zh-CN"/>
          </w:rPr>
          <w:t xml:space="preserve">4.1.2. </w:t>
        </w:r>
        <w:r w:rsidR="00805BEB">
          <w:rPr>
            <w:rStyle w:val="ad"/>
            <w:rFonts w:hint="eastAsia"/>
            <w:lang w:eastAsia="zh-CN"/>
          </w:rPr>
          <w:t>用</w:t>
        </w:r>
        <w:r w:rsidR="00805BEB">
          <w:rPr>
            <w:rStyle w:val="ad"/>
            <w:rFonts w:hint="eastAsia"/>
            <w:lang w:eastAsia="zh-CN"/>
          </w:rPr>
          <w:t>A</w:t>
        </w:r>
        <w:r w:rsidR="00805BEB">
          <w:rPr>
            <w:rStyle w:val="ad"/>
            <w:lang w:eastAsia="zh-CN"/>
          </w:rPr>
          <w:t>PI</w:t>
        </w:r>
        <w:r w:rsidR="00805BEB">
          <w:rPr>
            <w:rStyle w:val="ad"/>
            <w:rFonts w:hint="eastAsia"/>
            <w:lang w:eastAsia="zh-CN"/>
          </w:rPr>
          <w:t>预测</w:t>
        </w:r>
      </w:hyperlink>
      <w:bookmarkEnd w:id="157"/>
    </w:p>
    <w:p w14:paraId="042E2121" w14:textId="77777777" w:rsidR="006B3872" w:rsidRDefault="00805BEB">
      <w:pPr>
        <w:pStyle w:val="FirstParagraph"/>
        <w:rPr>
          <w:lang w:eastAsia="zh-CN"/>
        </w:rPr>
      </w:pPr>
      <w:r>
        <w:rPr>
          <w:rFonts w:hint="eastAsia"/>
          <w:lang w:eastAsia="zh-CN"/>
        </w:rPr>
        <w:t>在</w:t>
      </w:r>
      <w:r>
        <w:rPr>
          <w:rFonts w:hint="eastAsia"/>
          <w:lang w:eastAsia="zh-CN"/>
        </w:rPr>
        <w:t>R</w:t>
      </w:r>
      <w:r>
        <w:rPr>
          <w:lang w:eastAsia="zh-CN"/>
        </w:rPr>
        <w:t>2-L</w:t>
      </w:r>
      <w:r>
        <w:rPr>
          <w:rFonts w:hint="eastAsia"/>
          <w:lang w:eastAsia="zh-CN"/>
        </w:rPr>
        <w:t>ear</w:t>
      </w:r>
      <w:r>
        <w:rPr>
          <w:lang w:eastAsia="zh-CN"/>
        </w:rPr>
        <w:t>n</w:t>
      </w:r>
      <w:r>
        <w:rPr>
          <w:rFonts w:hint="eastAsia"/>
          <w:lang w:eastAsia="zh-CN"/>
        </w:rPr>
        <w:t>中部署机器学习模型时，会自动生成</w:t>
      </w:r>
      <w:r>
        <w:rPr>
          <w:rFonts w:hint="eastAsia"/>
          <w:lang w:eastAsia="zh-CN"/>
        </w:rPr>
        <w:t>R</w:t>
      </w:r>
      <w:r>
        <w:rPr>
          <w:lang w:eastAsia="zh-CN"/>
        </w:rPr>
        <w:t>EST API</w:t>
      </w:r>
      <w:r>
        <w:rPr>
          <w:rFonts w:hint="eastAsia"/>
          <w:lang w:eastAsia="zh-CN"/>
        </w:rPr>
        <w:t>端点，您可据此发出请求。</w:t>
      </w:r>
    </w:p>
    <w:p w14:paraId="78B9944D" w14:textId="77777777" w:rsidR="006B3872" w:rsidRDefault="00805BEB">
      <w:pPr>
        <w:pStyle w:val="a0"/>
      </w:pPr>
      <w:r>
        <w:rPr>
          <w:rFonts w:hint="eastAsia"/>
          <w:lang w:eastAsia="zh-CN"/>
        </w:rPr>
        <w:t>使用</w:t>
      </w:r>
      <w:r>
        <w:rPr>
          <w:rFonts w:hint="eastAsia"/>
          <w:lang w:eastAsia="zh-CN"/>
        </w:rPr>
        <w:t>R</w:t>
      </w:r>
      <w:r>
        <w:rPr>
          <w:lang w:eastAsia="zh-CN"/>
        </w:rPr>
        <w:t>2-L</w:t>
      </w:r>
      <w:r>
        <w:rPr>
          <w:rFonts w:hint="eastAsia"/>
          <w:lang w:eastAsia="zh-CN"/>
        </w:rPr>
        <w:t>earn</w:t>
      </w:r>
      <w:r>
        <w:rPr>
          <w:rFonts w:hint="eastAsia"/>
          <w:lang w:eastAsia="zh-CN"/>
        </w:rPr>
        <w:t>的</w:t>
      </w:r>
      <w:r>
        <w:rPr>
          <w:rFonts w:hint="eastAsia"/>
          <w:lang w:eastAsia="zh-CN"/>
        </w:rPr>
        <w:t>R</w:t>
      </w:r>
      <w:r>
        <w:rPr>
          <w:lang w:eastAsia="zh-CN"/>
        </w:rPr>
        <w:t>EST API</w:t>
      </w:r>
      <w:r>
        <w:rPr>
          <w:rFonts w:hint="eastAsia"/>
          <w:lang w:eastAsia="zh-CN"/>
        </w:rPr>
        <w:t>进行预测前，您需要有：</w:t>
      </w:r>
    </w:p>
    <w:p w14:paraId="027B3959" w14:textId="77777777" w:rsidR="006B3872" w:rsidRDefault="00805BEB" w:rsidP="00107830">
      <w:pPr>
        <w:numPr>
          <w:ilvl w:val="0"/>
          <w:numId w:val="61"/>
        </w:numPr>
      </w:pPr>
      <w:r>
        <w:t>R2-L</w:t>
      </w:r>
      <w:r>
        <w:rPr>
          <w:rFonts w:hint="eastAsia"/>
          <w:lang w:eastAsia="zh-CN"/>
        </w:rPr>
        <w:t>earn</w:t>
      </w:r>
      <w:r>
        <w:t xml:space="preserve"> API KEY</w:t>
      </w:r>
      <w:r w:rsidR="004500DB">
        <w:rPr>
          <w:rFonts w:hint="eastAsia"/>
          <w:lang w:eastAsia="zh-CN"/>
        </w:rPr>
        <w:t>；</w:t>
      </w:r>
    </w:p>
    <w:p w14:paraId="4C53CA0C" w14:textId="77777777" w:rsidR="006B3872" w:rsidRDefault="004500DB" w:rsidP="00107830">
      <w:pPr>
        <w:numPr>
          <w:ilvl w:val="0"/>
          <w:numId w:val="61"/>
        </w:numPr>
      </w:pPr>
      <w:r>
        <w:rPr>
          <w:rFonts w:hint="eastAsia"/>
          <w:lang w:eastAsia="zh-CN"/>
        </w:rPr>
        <w:t>您的</w:t>
      </w:r>
      <w:r>
        <w:rPr>
          <w:rFonts w:hint="eastAsia"/>
          <w:lang w:eastAsia="zh-CN"/>
        </w:rPr>
        <w:t>R</w:t>
      </w:r>
      <w:r>
        <w:rPr>
          <w:lang w:eastAsia="zh-CN"/>
        </w:rPr>
        <w:t>2-L</w:t>
      </w:r>
      <w:r>
        <w:rPr>
          <w:rFonts w:hint="eastAsia"/>
          <w:lang w:eastAsia="zh-CN"/>
        </w:rPr>
        <w:t>earn</w:t>
      </w:r>
      <w:r>
        <w:rPr>
          <w:rFonts w:hint="eastAsia"/>
          <w:lang w:eastAsia="zh-CN"/>
        </w:rPr>
        <w:t>用户名；</w:t>
      </w:r>
    </w:p>
    <w:p w14:paraId="457B0979" w14:textId="77777777" w:rsidR="006B3872" w:rsidRDefault="004500DB" w:rsidP="00107830">
      <w:pPr>
        <w:numPr>
          <w:ilvl w:val="0"/>
          <w:numId w:val="61"/>
        </w:numPr>
      </w:pPr>
      <w:r>
        <w:rPr>
          <w:rFonts w:hint="eastAsia"/>
          <w:lang w:eastAsia="zh-CN"/>
        </w:rPr>
        <w:t>您的</w:t>
      </w:r>
      <w:r>
        <w:rPr>
          <w:rFonts w:hint="eastAsia"/>
          <w:lang w:eastAsia="zh-CN"/>
        </w:rPr>
        <w:t>R</w:t>
      </w:r>
      <w:r>
        <w:rPr>
          <w:lang w:eastAsia="zh-CN"/>
        </w:rPr>
        <w:t>2-L</w:t>
      </w:r>
      <w:r>
        <w:rPr>
          <w:rFonts w:hint="eastAsia"/>
          <w:lang w:eastAsia="zh-CN"/>
        </w:rPr>
        <w:t>earn</w:t>
      </w:r>
      <w:r>
        <w:rPr>
          <w:rFonts w:hint="eastAsia"/>
          <w:lang w:eastAsia="zh-CN"/>
        </w:rPr>
        <w:t>项目名；例如，项目</w:t>
      </w:r>
      <w:r w:rsidR="00107830">
        <w:rPr>
          <w:rStyle w:val="VerbatimChar"/>
        </w:rPr>
        <w:t>project 11/09/2018, 18:04:13</w:t>
      </w:r>
      <w:r>
        <w:rPr>
          <w:rFonts w:hint="eastAsia"/>
          <w:lang w:eastAsia="zh-CN"/>
        </w:rPr>
        <w:t>。</w:t>
      </w:r>
    </w:p>
    <w:p w14:paraId="1C275302" w14:textId="77777777" w:rsidR="006B3872" w:rsidRDefault="004500DB" w:rsidP="00107830">
      <w:pPr>
        <w:numPr>
          <w:ilvl w:val="0"/>
          <w:numId w:val="61"/>
        </w:numPr>
      </w:pPr>
      <w:r>
        <w:rPr>
          <w:rFonts w:hint="eastAsia"/>
          <w:lang w:eastAsia="zh-CN"/>
        </w:rPr>
        <w:t>您的</w:t>
      </w:r>
      <w:r>
        <w:rPr>
          <w:rFonts w:hint="eastAsia"/>
          <w:lang w:eastAsia="zh-CN"/>
        </w:rPr>
        <w:t>R</w:t>
      </w:r>
      <w:r>
        <w:rPr>
          <w:lang w:eastAsia="zh-CN"/>
        </w:rPr>
        <w:t>2-L</w:t>
      </w:r>
      <w:r>
        <w:rPr>
          <w:rFonts w:hint="eastAsia"/>
          <w:lang w:eastAsia="zh-CN"/>
        </w:rPr>
        <w:t>earn</w:t>
      </w:r>
      <w:r>
        <w:rPr>
          <w:rFonts w:hint="eastAsia"/>
          <w:lang w:eastAsia="zh-CN"/>
        </w:rPr>
        <w:t>模型名称。例如，</w:t>
      </w:r>
      <w:r w:rsidR="00107830">
        <w:rPr>
          <w:rStyle w:val="VerbatimChar"/>
        </w:rPr>
        <w:t>Ridge1.auto.09.11.2018_18:05:24</w:t>
      </w:r>
      <w:r>
        <w:rPr>
          <w:rFonts w:hint="eastAsia"/>
          <w:lang w:eastAsia="zh-CN"/>
        </w:rPr>
        <w:t>。</w:t>
      </w:r>
    </w:p>
    <w:p w14:paraId="2BA8245B" w14:textId="77777777" w:rsidR="006B3872" w:rsidRDefault="00F4418C">
      <w:pPr>
        <w:pStyle w:val="FirstParagraph"/>
      </w:pPr>
      <w:r>
        <w:rPr>
          <w:rFonts w:hint="eastAsia"/>
          <w:lang w:eastAsia="zh-CN"/>
        </w:rPr>
        <w:t>使用带有</w:t>
      </w:r>
      <w:r>
        <w:rPr>
          <w:rFonts w:hint="eastAsia"/>
          <w:lang w:eastAsia="zh-CN"/>
        </w:rPr>
        <w:t>c</w:t>
      </w:r>
      <w:r>
        <w:rPr>
          <w:lang w:eastAsia="zh-CN"/>
        </w:rPr>
        <w:t>URL</w:t>
      </w:r>
      <w:r>
        <w:rPr>
          <w:rFonts w:hint="eastAsia"/>
          <w:lang w:eastAsia="zh-CN"/>
        </w:rPr>
        <w:t>的</w:t>
      </w:r>
      <w:r>
        <w:rPr>
          <w:rFonts w:hint="eastAsia"/>
          <w:lang w:eastAsia="zh-CN"/>
        </w:rPr>
        <w:t>R</w:t>
      </w:r>
      <w:r>
        <w:rPr>
          <w:lang w:eastAsia="zh-CN"/>
        </w:rPr>
        <w:t>2-L</w:t>
      </w:r>
      <w:r>
        <w:rPr>
          <w:rFonts w:hint="eastAsia"/>
          <w:lang w:eastAsia="zh-CN"/>
        </w:rPr>
        <w:t>earn</w:t>
      </w:r>
      <w:r>
        <w:rPr>
          <w:rFonts w:hint="eastAsia"/>
          <w:lang w:eastAsia="zh-CN"/>
        </w:rPr>
        <w:t>的</w:t>
      </w:r>
      <w:r>
        <w:rPr>
          <w:lang w:eastAsia="zh-CN"/>
        </w:rPr>
        <w:t>REST API</w:t>
      </w:r>
      <w:r>
        <w:rPr>
          <w:rFonts w:hint="eastAsia"/>
          <w:lang w:eastAsia="zh-CN"/>
        </w:rPr>
        <w:t>进行预测，并将结果保存到</w:t>
      </w:r>
      <w:r>
        <w:rPr>
          <w:rFonts w:hint="eastAsia"/>
          <w:lang w:eastAsia="zh-CN"/>
        </w:rPr>
        <w:t>o</w:t>
      </w:r>
      <w:r>
        <w:rPr>
          <w:lang w:eastAsia="zh-CN"/>
        </w:rPr>
        <w:t>utput.csv</w:t>
      </w:r>
      <w:r>
        <w:rPr>
          <w:rFonts w:hint="eastAsia"/>
          <w:lang w:eastAsia="zh-CN"/>
        </w:rPr>
        <w:t>时，请在终端运行以下命令：</w:t>
      </w:r>
    </w:p>
    <w:p w14:paraId="6C878C79" w14:textId="77777777" w:rsidR="006B3872" w:rsidRDefault="00107830">
      <w:pPr>
        <w:pStyle w:val="SourceCode"/>
      </w:pPr>
      <w:r>
        <w:rPr>
          <w:rStyle w:val="VerbatimChar"/>
        </w:rPr>
        <w:t>curl -F 'data=@path/to/local/file' http://service2.newa-tech.com/api/user_name/project_name/model_name/api_key -o output.csv</w:t>
      </w:r>
    </w:p>
    <w:p w14:paraId="272500DC" w14:textId="77777777" w:rsidR="006B3872" w:rsidRDefault="00F4418C">
      <w:pPr>
        <w:pStyle w:val="FirstParagraph"/>
        <w:rPr>
          <w:lang w:eastAsia="zh-CN"/>
        </w:rPr>
      </w:pPr>
      <w:r>
        <w:rPr>
          <w:rFonts w:hint="eastAsia"/>
          <w:lang w:eastAsia="zh-CN"/>
        </w:rPr>
        <w:t>您需要项目名称和模型名称的</w:t>
      </w:r>
      <w:r>
        <w:rPr>
          <w:rFonts w:hint="eastAsia"/>
          <w:lang w:eastAsia="zh-CN"/>
        </w:rPr>
        <w:t>U</w:t>
      </w:r>
      <w:r>
        <w:rPr>
          <w:lang w:eastAsia="zh-CN"/>
        </w:rPr>
        <w:t>RL</w:t>
      </w:r>
      <w:r>
        <w:rPr>
          <w:rFonts w:hint="eastAsia"/>
          <w:lang w:eastAsia="zh-CN"/>
        </w:rPr>
        <w:t>编码版本，并将其写入请求中。例如，项目</w:t>
      </w:r>
      <w:r w:rsidR="00107830">
        <w:rPr>
          <w:rStyle w:val="VerbatimChar"/>
          <w:lang w:eastAsia="zh-CN"/>
        </w:rPr>
        <w:t>11/09/2018, 18:04:13</w:t>
      </w:r>
      <w:r>
        <w:rPr>
          <w:rStyle w:val="VerbatimChar"/>
          <w:rFonts w:hint="eastAsia"/>
          <w:lang w:eastAsia="zh-CN"/>
        </w:rPr>
        <w:t>的</w:t>
      </w:r>
      <w:r>
        <w:rPr>
          <w:rStyle w:val="VerbatimChar"/>
          <w:lang w:eastAsia="zh-CN"/>
        </w:rPr>
        <w:t>URL</w:t>
      </w:r>
      <w:r>
        <w:rPr>
          <w:rStyle w:val="VerbatimChar"/>
          <w:rFonts w:hint="eastAsia"/>
          <w:lang w:eastAsia="zh-CN"/>
        </w:rPr>
        <w:t>编码字符串为</w:t>
      </w:r>
      <w:r w:rsidR="00107830">
        <w:rPr>
          <w:lang w:eastAsia="zh-CN"/>
        </w:rPr>
        <w:t xml:space="preserve"> </w:t>
      </w:r>
      <w:r w:rsidR="00107830">
        <w:rPr>
          <w:rStyle w:val="VerbatimChar"/>
          <w:lang w:eastAsia="zh-CN"/>
        </w:rPr>
        <w:t>project%2011%2F09%2F2018%2C%2018%3A04%3A13</w:t>
      </w:r>
      <w:r>
        <w:rPr>
          <w:rFonts w:hint="eastAsia"/>
          <w:lang w:eastAsia="zh-CN"/>
        </w:rPr>
        <w:t>，模型</w:t>
      </w:r>
      <w:r w:rsidR="00107830">
        <w:rPr>
          <w:rStyle w:val="VerbatimChar"/>
          <w:lang w:eastAsia="zh-CN"/>
        </w:rPr>
        <w:t>Ridge1.auto.09.11.2018_18:05:24</w:t>
      </w:r>
      <w:r>
        <w:rPr>
          <w:rStyle w:val="VerbatimChar"/>
          <w:rFonts w:hint="eastAsia"/>
          <w:lang w:eastAsia="zh-CN"/>
        </w:rPr>
        <w:t>的</w:t>
      </w:r>
      <w:r>
        <w:rPr>
          <w:rStyle w:val="VerbatimChar"/>
          <w:rFonts w:hint="eastAsia"/>
          <w:lang w:eastAsia="zh-CN"/>
        </w:rPr>
        <w:t>U</w:t>
      </w:r>
      <w:r>
        <w:rPr>
          <w:rStyle w:val="VerbatimChar"/>
          <w:lang w:eastAsia="zh-CN"/>
        </w:rPr>
        <w:t>RL</w:t>
      </w:r>
      <w:r>
        <w:rPr>
          <w:rStyle w:val="VerbatimChar"/>
          <w:rFonts w:hint="eastAsia"/>
          <w:lang w:eastAsia="zh-CN"/>
        </w:rPr>
        <w:t>编码字符串为</w:t>
      </w:r>
      <w:r w:rsidR="00107830">
        <w:rPr>
          <w:lang w:eastAsia="zh-CN"/>
        </w:rPr>
        <w:t xml:space="preserve"> </w:t>
      </w:r>
      <w:r w:rsidR="00107830">
        <w:rPr>
          <w:rStyle w:val="VerbatimChar"/>
          <w:lang w:eastAsia="zh-CN"/>
        </w:rPr>
        <w:t>Ridge1.auto.09.11.2018_18%3A05%3A24</w:t>
      </w:r>
      <w:r w:rsidR="00107830">
        <w:rPr>
          <w:lang w:eastAsia="zh-CN"/>
        </w:rPr>
        <w:t>.</w:t>
      </w:r>
    </w:p>
    <w:p w14:paraId="519EB7FC" w14:textId="77777777" w:rsidR="006B3872" w:rsidRDefault="00F4418C">
      <w:pPr>
        <w:pStyle w:val="a0"/>
        <w:rPr>
          <w:lang w:eastAsia="zh-CN"/>
        </w:rPr>
      </w:pPr>
      <w:r>
        <w:rPr>
          <w:rFonts w:hint="eastAsia"/>
          <w:lang w:eastAsia="zh-CN"/>
        </w:rPr>
        <w:lastRenderedPageBreak/>
        <w:t>您生成的</w:t>
      </w:r>
      <w:r>
        <w:rPr>
          <w:rFonts w:hint="eastAsia"/>
          <w:lang w:eastAsia="zh-CN"/>
        </w:rPr>
        <w:t>c</w:t>
      </w:r>
      <w:r>
        <w:rPr>
          <w:lang w:eastAsia="zh-CN"/>
        </w:rPr>
        <w:t>URL</w:t>
      </w:r>
      <w:r>
        <w:rPr>
          <w:rFonts w:hint="eastAsia"/>
          <w:lang w:eastAsia="zh-CN"/>
        </w:rPr>
        <w:t>请求格式应如下所示：</w:t>
      </w:r>
    </w:p>
    <w:p w14:paraId="51052400" w14:textId="77777777" w:rsidR="006B3872" w:rsidRDefault="00107830">
      <w:pPr>
        <w:pStyle w:val="SourceCode"/>
      </w:pPr>
      <w:r>
        <w:rPr>
          <w:rStyle w:val="VerbatimChar"/>
        </w:rPr>
        <w:t>curl -F 'data=@/home/r2user/input_data.csv' http://service2.newa-tech.com/api/r2user/project%2011%2F09%2F2018%2C%2018%3A04%3A13/Ridge1.auto.09.11.2018_18%3A05%3A24/apikey912ec803b2ce49e4a -o /home/r2user/output.csv</w:t>
      </w:r>
    </w:p>
    <w:p w14:paraId="4D42EB97" w14:textId="77777777" w:rsidR="006B3872" w:rsidRDefault="00F4418C">
      <w:pPr>
        <w:pStyle w:val="FirstParagraph"/>
      </w:pPr>
      <w:r>
        <w:rPr>
          <w:rFonts w:hint="eastAsia"/>
          <w:lang w:eastAsia="zh-CN"/>
        </w:rPr>
        <w:t>您也可用</w:t>
      </w:r>
      <w:r>
        <w:rPr>
          <w:rFonts w:hint="eastAsia"/>
          <w:lang w:eastAsia="zh-CN"/>
        </w:rPr>
        <w:t>Pyt</w:t>
      </w:r>
      <w:r>
        <w:rPr>
          <w:lang w:eastAsia="zh-CN"/>
        </w:rPr>
        <w:t>hon</w:t>
      </w:r>
      <w:r>
        <w:rPr>
          <w:rFonts w:hint="eastAsia"/>
          <w:lang w:eastAsia="zh-CN"/>
        </w:rPr>
        <w:t>写</w:t>
      </w:r>
      <w:r>
        <w:rPr>
          <w:rFonts w:hint="eastAsia"/>
          <w:lang w:eastAsia="zh-CN"/>
        </w:rPr>
        <w:t>A</w:t>
      </w:r>
      <w:r>
        <w:rPr>
          <w:lang w:eastAsia="zh-CN"/>
        </w:rPr>
        <w:t>PI</w:t>
      </w:r>
      <w:r>
        <w:rPr>
          <w:rFonts w:hint="eastAsia"/>
          <w:lang w:eastAsia="zh-CN"/>
        </w:rPr>
        <w:t>请求：</w:t>
      </w:r>
    </w:p>
    <w:p w14:paraId="1B54E6A9" w14:textId="77777777" w:rsidR="006B3872" w:rsidRDefault="00107830">
      <w:pPr>
        <w:pStyle w:val="SourceCode"/>
      </w:pPr>
      <w:r>
        <w:rPr>
          <w:rStyle w:val="VerbatimChar"/>
        </w:rPr>
        <w:t># API code</w:t>
      </w:r>
      <w:r>
        <w:br/>
      </w:r>
      <w:r>
        <w:rPr>
          <w:rStyle w:val="VerbatimChar"/>
        </w:rPr>
        <w:t>import requests</w:t>
      </w:r>
      <w:r>
        <w:br/>
      </w:r>
      <w:r>
        <w:rPr>
          <w:rStyle w:val="VerbatimChar"/>
        </w:rPr>
        <w:t># Make predictions on your data</w:t>
      </w:r>
      <w:r>
        <w:br/>
      </w:r>
      <w:r>
        <w:rPr>
          <w:rStyle w:val="VerbatimChar"/>
        </w:rPr>
        <w:t>data = {"file": open('/path/to/your/data.csv', 'rb')}</w:t>
      </w:r>
      <w:r>
        <w:br/>
      </w:r>
      <w:r>
        <w:rPr>
          <w:rStyle w:val="VerbatimChar"/>
        </w:rPr>
        <w:t>Response = requests.post('http://service2.newa-tech.com/api/&lt;user_name&gt;/&lt;project_namr&gt;/&lt;model_name&gt;/&lt;api_key&gt;', data)</w:t>
      </w:r>
    </w:p>
    <w:bookmarkStart w:id="158" w:name="_monitor_your_deployed_models"/>
    <w:p w14:paraId="23219CF7" w14:textId="77777777" w:rsidR="006B3872" w:rsidRDefault="00107830">
      <w:pPr>
        <w:pStyle w:val="3"/>
        <w:rPr>
          <w:lang w:eastAsia="zh-CN"/>
        </w:rPr>
      </w:pPr>
      <w:r>
        <w:fldChar w:fldCharType="begin"/>
      </w:r>
      <w:r>
        <w:rPr>
          <w:lang w:eastAsia="zh-CN"/>
        </w:rPr>
        <w:instrText xml:space="preserve"> HYPERLINK \l "_monitor_your_deployed_models" \h </w:instrText>
      </w:r>
      <w:r>
        <w:fldChar w:fldCharType="end"/>
      </w:r>
      <w:hyperlink w:anchor="_monitor_your_deployed_models">
        <w:r>
          <w:rPr>
            <w:rStyle w:val="ad"/>
            <w:lang w:eastAsia="zh-CN"/>
          </w:rPr>
          <w:t xml:space="preserve">4.2. </w:t>
        </w:r>
        <w:r w:rsidR="00A94C8C">
          <w:rPr>
            <w:rStyle w:val="ad"/>
            <w:rFonts w:hint="eastAsia"/>
            <w:lang w:eastAsia="zh-CN"/>
          </w:rPr>
          <w:t>监控已部署的模型</w:t>
        </w:r>
      </w:hyperlink>
      <w:bookmarkEnd w:id="158"/>
    </w:p>
    <w:p w14:paraId="5B8F72B7" w14:textId="77777777" w:rsidR="006B3872" w:rsidRDefault="00A94C8C">
      <w:pPr>
        <w:pStyle w:val="FirstParagraph"/>
        <w:rPr>
          <w:lang w:eastAsia="zh-CN"/>
        </w:rPr>
      </w:pPr>
      <w:r>
        <w:rPr>
          <w:rFonts w:hint="eastAsia"/>
          <w:lang w:eastAsia="zh-CN"/>
        </w:rPr>
        <w:t>您可使用以下功能监控和调整已部署的模型：</w:t>
      </w:r>
    </w:p>
    <w:p w14:paraId="2930BF28" w14:textId="77777777" w:rsidR="006B3872" w:rsidRDefault="002F108E" w:rsidP="00107830">
      <w:pPr>
        <w:numPr>
          <w:ilvl w:val="0"/>
          <w:numId w:val="62"/>
        </w:numPr>
      </w:pPr>
      <w:r>
        <w:rPr>
          <w:rStyle w:val="ad"/>
          <w:rFonts w:hint="eastAsia"/>
          <w:lang w:eastAsia="zh-CN"/>
        </w:rPr>
        <w:t>运行</w:t>
      </w:r>
      <w:r w:rsidR="00A94C8C">
        <w:rPr>
          <w:rStyle w:val="ad"/>
          <w:rFonts w:hint="eastAsia"/>
          <w:lang w:eastAsia="zh-CN"/>
        </w:rPr>
        <w:t>监控</w:t>
      </w:r>
    </w:p>
    <w:p w14:paraId="4E2231DB" w14:textId="62D8679B" w:rsidR="006B3872" w:rsidRDefault="00A94C8C" w:rsidP="00107830">
      <w:pPr>
        <w:numPr>
          <w:ilvl w:val="0"/>
          <w:numId w:val="62"/>
        </w:numPr>
      </w:pPr>
      <w:r>
        <w:rPr>
          <w:rStyle w:val="ad"/>
          <w:rFonts w:hint="eastAsia"/>
          <w:lang w:eastAsia="zh-CN"/>
        </w:rPr>
        <w:t>性能</w:t>
      </w:r>
      <w:del w:id="159" w:author="Li Xiang" w:date="2018-10-19T17:14:00Z">
        <w:r w:rsidR="003D39CF" w:rsidDel="003D39CF">
          <w:rPr>
            <w:rStyle w:val="ad"/>
            <w:rFonts w:hint="eastAsia"/>
            <w:lang w:eastAsia="zh-CN"/>
          </w:rPr>
          <w:delText>监控</w:delText>
        </w:r>
      </w:del>
      <w:ins w:id="160" w:author="Li Xiang" w:date="2018-10-19T17:14:00Z">
        <w:r w:rsidR="003D39CF">
          <w:rPr>
            <w:rStyle w:val="ad"/>
            <w:rFonts w:hint="eastAsia"/>
            <w:lang w:eastAsia="zh-CN"/>
          </w:rPr>
          <w:t>监控</w:t>
        </w:r>
      </w:ins>
    </w:p>
    <w:p w14:paraId="10DF6D9C" w14:textId="77777777" w:rsidR="006B3872" w:rsidRDefault="00A94C8C" w:rsidP="00107830">
      <w:pPr>
        <w:numPr>
          <w:ilvl w:val="0"/>
          <w:numId w:val="62"/>
        </w:numPr>
      </w:pPr>
      <w:r>
        <w:rPr>
          <w:rStyle w:val="ad"/>
          <w:rFonts w:hint="eastAsia"/>
          <w:lang w:eastAsia="zh-CN"/>
        </w:rPr>
        <w:t>性能状态</w:t>
      </w:r>
    </w:p>
    <w:bookmarkStart w:id="161" w:name="_operation_monitor"/>
    <w:p w14:paraId="667CC559" w14:textId="77777777" w:rsidR="006B3872" w:rsidRDefault="00107830">
      <w:pPr>
        <w:pStyle w:val="4"/>
      </w:pPr>
      <w:r>
        <w:fldChar w:fldCharType="begin"/>
      </w:r>
      <w:r>
        <w:instrText xml:space="preserve"> HYPERLINK \l "_operation_monitor" \h </w:instrText>
      </w:r>
      <w:r>
        <w:fldChar w:fldCharType="end"/>
      </w:r>
      <w:hyperlink w:anchor="_operation_monitor">
        <w:r>
          <w:rPr>
            <w:rStyle w:val="ad"/>
          </w:rPr>
          <w:t xml:space="preserve">4.2.1. </w:t>
        </w:r>
        <w:r w:rsidR="002F108E">
          <w:rPr>
            <w:rStyle w:val="ad"/>
            <w:rFonts w:hint="eastAsia"/>
            <w:lang w:eastAsia="zh-CN"/>
          </w:rPr>
          <w:t>运行</w:t>
        </w:r>
        <w:r w:rsidR="00A94C8C">
          <w:rPr>
            <w:rStyle w:val="ad"/>
            <w:rFonts w:hint="eastAsia"/>
            <w:lang w:eastAsia="zh-CN"/>
          </w:rPr>
          <w:t>监控</w:t>
        </w:r>
      </w:hyperlink>
      <w:bookmarkEnd w:id="161"/>
    </w:p>
    <w:p w14:paraId="5BABD2B4" w14:textId="77777777" w:rsidR="006B3872" w:rsidRDefault="00A94C8C">
      <w:pPr>
        <w:pStyle w:val="FirstParagraph"/>
        <w:rPr>
          <w:lang w:eastAsia="zh-CN"/>
        </w:rPr>
      </w:pPr>
      <w:r>
        <w:rPr>
          <w:rFonts w:hint="eastAsia"/>
          <w:lang w:eastAsia="zh-CN"/>
        </w:rPr>
        <w:t>此页面展示了</w:t>
      </w:r>
      <w:r w:rsidR="002F108E">
        <w:rPr>
          <w:rFonts w:hint="eastAsia"/>
          <w:lang w:eastAsia="zh-CN"/>
        </w:rPr>
        <w:t>所有与模型有关的运行信息。对于每次运行，都会显示以下信息：</w:t>
      </w:r>
    </w:p>
    <w:p w14:paraId="69BF2864" w14:textId="77777777" w:rsidR="006B3872" w:rsidRDefault="002F108E" w:rsidP="00107830">
      <w:pPr>
        <w:numPr>
          <w:ilvl w:val="0"/>
          <w:numId w:val="63"/>
        </w:numPr>
        <w:rPr>
          <w:lang w:eastAsia="zh-CN"/>
        </w:rPr>
      </w:pPr>
      <w:r>
        <w:rPr>
          <w:rFonts w:hint="eastAsia"/>
          <w:b/>
          <w:lang w:eastAsia="zh-CN"/>
        </w:rPr>
        <w:t>模型名称</w:t>
      </w:r>
      <w:r w:rsidR="00107830">
        <w:rPr>
          <w:lang w:eastAsia="zh-CN"/>
        </w:rPr>
        <w:t xml:space="preserve">: </w:t>
      </w:r>
      <w:r>
        <w:rPr>
          <w:rFonts w:hint="eastAsia"/>
          <w:lang w:eastAsia="zh-CN"/>
        </w:rPr>
        <w:t>运营的模型名称；</w:t>
      </w:r>
    </w:p>
    <w:p w14:paraId="657D7ED5" w14:textId="77777777" w:rsidR="006B3872" w:rsidRDefault="002F108E" w:rsidP="00107830">
      <w:pPr>
        <w:numPr>
          <w:ilvl w:val="0"/>
          <w:numId w:val="63"/>
        </w:numPr>
        <w:rPr>
          <w:lang w:eastAsia="zh-CN"/>
        </w:rPr>
      </w:pPr>
      <w:r>
        <w:rPr>
          <w:rFonts w:hint="eastAsia"/>
          <w:b/>
          <w:lang w:eastAsia="zh-CN"/>
        </w:rPr>
        <w:t>开始时间</w:t>
      </w:r>
      <w:r w:rsidR="00107830">
        <w:rPr>
          <w:lang w:eastAsia="zh-CN"/>
        </w:rPr>
        <w:t xml:space="preserve">: </w:t>
      </w:r>
      <w:r>
        <w:rPr>
          <w:rFonts w:hint="eastAsia"/>
          <w:lang w:eastAsia="zh-CN"/>
        </w:rPr>
        <w:t>运行开始时间；</w:t>
      </w:r>
    </w:p>
    <w:p w14:paraId="1A77B0E9" w14:textId="77777777" w:rsidR="006B3872" w:rsidRDefault="002F108E" w:rsidP="00107830">
      <w:pPr>
        <w:numPr>
          <w:ilvl w:val="0"/>
          <w:numId w:val="63"/>
        </w:numPr>
        <w:rPr>
          <w:lang w:eastAsia="zh-CN"/>
        </w:rPr>
      </w:pPr>
      <w:r>
        <w:rPr>
          <w:rFonts w:hint="eastAsia"/>
          <w:b/>
          <w:lang w:eastAsia="zh-CN"/>
        </w:rPr>
        <w:t>结束时间</w:t>
      </w:r>
      <w:r w:rsidR="00107830">
        <w:rPr>
          <w:lang w:eastAsia="zh-CN"/>
        </w:rPr>
        <w:t xml:space="preserve">: </w:t>
      </w:r>
      <w:r w:rsidR="00227438">
        <w:rPr>
          <w:rFonts w:hint="eastAsia"/>
          <w:lang w:eastAsia="zh-CN"/>
        </w:rPr>
        <w:t>运行结束时间；</w:t>
      </w:r>
    </w:p>
    <w:p w14:paraId="7CCA93F6" w14:textId="77777777" w:rsidR="006B3872" w:rsidRDefault="00227438" w:rsidP="00107830">
      <w:pPr>
        <w:numPr>
          <w:ilvl w:val="0"/>
          <w:numId w:val="63"/>
        </w:numPr>
        <w:rPr>
          <w:lang w:eastAsia="zh-CN"/>
        </w:rPr>
      </w:pPr>
      <w:r>
        <w:rPr>
          <w:rFonts w:hint="eastAsia"/>
          <w:b/>
          <w:lang w:eastAsia="zh-CN"/>
        </w:rPr>
        <w:t>部署方式</w:t>
      </w:r>
      <w:r w:rsidR="00107830">
        <w:rPr>
          <w:lang w:eastAsia="zh-CN"/>
        </w:rPr>
        <w:t xml:space="preserve">: </w:t>
      </w:r>
      <w:r>
        <w:rPr>
          <w:lang w:eastAsia="zh-CN"/>
        </w:rPr>
        <w:t>R2-L</w:t>
      </w:r>
      <w:r>
        <w:rPr>
          <w:rFonts w:hint="eastAsia"/>
          <w:lang w:eastAsia="zh-CN"/>
        </w:rPr>
        <w:t>ear</w:t>
      </w:r>
      <w:r>
        <w:rPr>
          <w:lang w:eastAsia="zh-CN"/>
        </w:rPr>
        <w:t>n</w:t>
      </w:r>
      <w:r>
        <w:rPr>
          <w:rFonts w:hint="eastAsia"/>
          <w:lang w:eastAsia="zh-CN"/>
        </w:rPr>
        <w:t>如何连接到输入数据：通过数据库连接，或上传本地文件，或</w:t>
      </w:r>
      <w:r>
        <w:rPr>
          <w:rFonts w:hint="eastAsia"/>
          <w:lang w:eastAsia="zh-CN"/>
        </w:rPr>
        <w:t>A</w:t>
      </w:r>
      <w:r>
        <w:rPr>
          <w:lang w:eastAsia="zh-CN"/>
        </w:rPr>
        <w:t>PI</w:t>
      </w:r>
      <w:r>
        <w:rPr>
          <w:rFonts w:hint="eastAsia"/>
          <w:lang w:eastAsia="zh-CN"/>
        </w:rPr>
        <w:t>请求；</w:t>
      </w:r>
    </w:p>
    <w:p w14:paraId="029B42DA" w14:textId="77777777" w:rsidR="006B3872" w:rsidRDefault="00227438" w:rsidP="00107830">
      <w:pPr>
        <w:numPr>
          <w:ilvl w:val="0"/>
          <w:numId w:val="63"/>
        </w:numPr>
      </w:pPr>
      <w:r>
        <w:rPr>
          <w:rFonts w:hint="eastAsia"/>
          <w:b/>
          <w:lang w:eastAsia="zh-CN"/>
        </w:rPr>
        <w:t>状态</w:t>
      </w:r>
      <w:r w:rsidR="00107830">
        <w:t xml:space="preserve">: </w:t>
      </w:r>
      <w:r>
        <w:rPr>
          <w:rFonts w:hint="eastAsia"/>
          <w:lang w:eastAsia="zh-CN"/>
        </w:rPr>
        <w:t>运行状态；</w:t>
      </w:r>
    </w:p>
    <w:p w14:paraId="196049B0" w14:textId="77777777" w:rsidR="006B3872" w:rsidRDefault="00227438" w:rsidP="00107830">
      <w:pPr>
        <w:numPr>
          <w:ilvl w:val="0"/>
          <w:numId w:val="63"/>
        </w:numPr>
      </w:pPr>
      <w:r>
        <w:rPr>
          <w:rFonts w:hint="eastAsia"/>
          <w:b/>
          <w:lang w:eastAsia="zh-CN"/>
        </w:rPr>
        <w:t>结果</w:t>
      </w:r>
      <w:r w:rsidR="00107830">
        <w:t xml:space="preserve">: </w:t>
      </w:r>
      <w:r>
        <w:rPr>
          <w:rFonts w:hint="eastAsia"/>
          <w:lang w:eastAsia="zh-CN"/>
        </w:rPr>
        <w:t>运行结果。</w:t>
      </w:r>
    </w:p>
    <w:p w14:paraId="1DF7AA07" w14:textId="77777777" w:rsidR="006B3872" w:rsidRDefault="00227438">
      <w:pPr>
        <w:pStyle w:val="FirstParagraph"/>
        <w:rPr>
          <w:lang w:eastAsia="zh-CN"/>
        </w:rPr>
      </w:pPr>
      <w:r>
        <w:rPr>
          <w:rFonts w:hint="eastAsia"/>
          <w:lang w:eastAsia="zh-CN"/>
        </w:rPr>
        <w:t>此外，每个操作都有以下选项：</w:t>
      </w:r>
    </w:p>
    <w:p w14:paraId="414284CB" w14:textId="77777777" w:rsidR="006B3872" w:rsidRDefault="00227438" w:rsidP="00107830">
      <w:pPr>
        <w:numPr>
          <w:ilvl w:val="0"/>
          <w:numId w:val="64"/>
        </w:numPr>
        <w:rPr>
          <w:lang w:eastAsia="zh-CN"/>
        </w:rPr>
      </w:pPr>
      <w:r>
        <w:rPr>
          <w:rFonts w:hint="eastAsia"/>
          <w:b/>
          <w:lang w:eastAsia="zh-CN"/>
        </w:rPr>
        <w:t>下载结果</w:t>
      </w:r>
      <w:r w:rsidR="00107830">
        <w:rPr>
          <w:lang w:eastAsia="zh-CN"/>
        </w:rPr>
        <w:t xml:space="preserve">: </w:t>
      </w:r>
      <w:r>
        <w:rPr>
          <w:rFonts w:hint="eastAsia"/>
          <w:lang w:eastAsia="zh-CN"/>
        </w:rPr>
        <w:t>操作完成后，您可以下载结果数据。届过数据中附加了额外的列，其名字为</w:t>
      </w:r>
      <w:r w:rsidR="00107830">
        <w:rPr>
          <w:lang w:eastAsia="zh-CN"/>
        </w:rPr>
        <w:t>"&lt;target_variable_name&gt;_pred"</w:t>
      </w:r>
      <w:r>
        <w:rPr>
          <w:rFonts w:hint="eastAsia"/>
          <w:lang w:eastAsia="zh-CN"/>
        </w:rPr>
        <w:t>。它是对每个数据点的预测值。</w:t>
      </w:r>
    </w:p>
    <w:p w14:paraId="2FED26B4" w14:textId="77777777" w:rsidR="006B3872" w:rsidRDefault="00227438" w:rsidP="00107830">
      <w:pPr>
        <w:numPr>
          <w:ilvl w:val="0"/>
          <w:numId w:val="64"/>
        </w:numPr>
        <w:rPr>
          <w:lang w:eastAsia="zh-CN"/>
        </w:rPr>
      </w:pPr>
      <w:r>
        <w:rPr>
          <w:rFonts w:hint="eastAsia"/>
          <w:b/>
          <w:lang w:eastAsia="zh-CN"/>
        </w:rPr>
        <w:t>取消正在进行的操作</w:t>
      </w:r>
      <w:r w:rsidR="00107830">
        <w:rPr>
          <w:lang w:eastAsia="zh-CN"/>
        </w:rPr>
        <w:t xml:space="preserve">: </w:t>
      </w:r>
      <w:r>
        <w:rPr>
          <w:rFonts w:hint="eastAsia"/>
          <w:lang w:eastAsia="zh-CN"/>
        </w:rPr>
        <w:t>中止运行。</w:t>
      </w:r>
    </w:p>
    <w:bookmarkStart w:id="162" w:name="_performance_setting"/>
    <w:p w14:paraId="37F2A1C1" w14:textId="0F6974D2" w:rsidR="006B3872" w:rsidRDefault="00107830">
      <w:pPr>
        <w:pStyle w:val="4"/>
        <w:rPr>
          <w:lang w:eastAsia="zh-CN"/>
        </w:rPr>
      </w:pPr>
      <w:r>
        <w:lastRenderedPageBreak/>
        <w:fldChar w:fldCharType="begin"/>
      </w:r>
      <w:r>
        <w:rPr>
          <w:lang w:eastAsia="zh-CN"/>
        </w:rPr>
        <w:instrText xml:space="preserve"> HYPERLINK \l "_performance_setting" \h </w:instrText>
      </w:r>
      <w:r>
        <w:fldChar w:fldCharType="end"/>
      </w:r>
      <w:r w:rsidR="008979E4">
        <w:rPr>
          <w:rStyle w:val="ad"/>
          <w:lang w:eastAsia="zh-CN"/>
        </w:rPr>
        <w:fldChar w:fldCharType="begin"/>
      </w:r>
      <w:r w:rsidR="008979E4">
        <w:rPr>
          <w:rStyle w:val="ad"/>
          <w:lang w:eastAsia="zh-CN"/>
        </w:rPr>
        <w:instrText xml:space="preserve"> HYPERLINK \l "_performance_setting" \h </w:instrText>
      </w:r>
      <w:r w:rsidR="008979E4">
        <w:rPr>
          <w:rStyle w:val="ad"/>
          <w:lang w:eastAsia="zh-CN"/>
        </w:rPr>
        <w:fldChar w:fldCharType="separate"/>
      </w:r>
      <w:r>
        <w:rPr>
          <w:rStyle w:val="ad"/>
          <w:lang w:eastAsia="zh-CN"/>
        </w:rPr>
        <w:t xml:space="preserve">4.2.2. </w:t>
      </w:r>
      <w:r w:rsidR="00A94C8C">
        <w:rPr>
          <w:rStyle w:val="ad"/>
          <w:rFonts w:hint="eastAsia"/>
          <w:lang w:eastAsia="zh-CN"/>
        </w:rPr>
        <w:t>性能</w:t>
      </w:r>
      <w:del w:id="163" w:author="Li Xiang" w:date="2018-10-19T17:14:00Z">
        <w:r w:rsidR="00A94C8C" w:rsidDel="003D39CF">
          <w:rPr>
            <w:rStyle w:val="ad"/>
            <w:rFonts w:hint="eastAsia"/>
            <w:lang w:eastAsia="zh-CN"/>
          </w:rPr>
          <w:delText>设定</w:delText>
        </w:r>
      </w:del>
      <w:ins w:id="164" w:author="Li Xiang" w:date="2018-10-19T17:14:00Z">
        <w:r w:rsidR="003D39CF">
          <w:rPr>
            <w:rStyle w:val="ad"/>
            <w:rFonts w:hint="eastAsia"/>
            <w:lang w:eastAsia="zh-CN"/>
          </w:rPr>
          <w:t>监控</w:t>
        </w:r>
      </w:ins>
      <w:r w:rsidR="008979E4">
        <w:rPr>
          <w:rStyle w:val="ad"/>
          <w:lang w:eastAsia="zh-CN"/>
        </w:rPr>
        <w:fldChar w:fldCharType="end"/>
      </w:r>
      <w:bookmarkEnd w:id="162"/>
    </w:p>
    <w:p w14:paraId="72344533" w14:textId="77777777" w:rsidR="006B3872" w:rsidRDefault="00DD504C">
      <w:pPr>
        <w:pStyle w:val="FirstParagraph"/>
        <w:rPr>
          <w:lang w:eastAsia="zh-CN"/>
        </w:rPr>
      </w:pPr>
      <w:r w:rsidRPr="00DD504C">
        <w:rPr>
          <w:rFonts w:hint="eastAsia"/>
          <w:lang w:eastAsia="zh-CN"/>
        </w:rPr>
        <w:t>您可以上载验证数据集</w:t>
      </w:r>
      <w:r w:rsidR="002B5ADA">
        <w:rPr>
          <w:rFonts w:hint="eastAsia"/>
          <w:lang w:eastAsia="zh-CN"/>
        </w:rPr>
        <w:t>来</w:t>
      </w:r>
      <w:r w:rsidRPr="00DD504C">
        <w:rPr>
          <w:rFonts w:hint="eastAsia"/>
          <w:lang w:eastAsia="zh-CN"/>
        </w:rPr>
        <w:t>验证该模型的性能。</w:t>
      </w:r>
    </w:p>
    <w:p w14:paraId="5A4F986E" w14:textId="77777777" w:rsidR="006B3872" w:rsidRDefault="002B5ADA">
      <w:pPr>
        <w:pStyle w:val="a0"/>
        <w:rPr>
          <w:lang w:eastAsia="zh-CN"/>
        </w:rPr>
      </w:pPr>
      <w:r w:rsidRPr="002B5ADA">
        <w:rPr>
          <w:rFonts w:hint="eastAsia"/>
          <w:lang w:eastAsia="zh-CN"/>
        </w:rPr>
        <w:t>您可</w:t>
      </w:r>
      <w:r>
        <w:rPr>
          <w:rFonts w:hint="eastAsia"/>
          <w:lang w:eastAsia="zh-CN"/>
        </w:rPr>
        <w:t>用以下方式上传验证数据集</w:t>
      </w:r>
      <w:r w:rsidRPr="002B5ADA">
        <w:rPr>
          <w:rFonts w:hint="eastAsia"/>
          <w:lang w:eastAsia="zh-CN"/>
        </w:rPr>
        <w:t>：</w:t>
      </w:r>
    </w:p>
    <w:p w14:paraId="3A97AB2C" w14:textId="77777777" w:rsidR="006B3872" w:rsidRDefault="002B5ADA" w:rsidP="00107830">
      <w:pPr>
        <w:numPr>
          <w:ilvl w:val="0"/>
          <w:numId w:val="65"/>
        </w:numPr>
      </w:pPr>
      <w:r w:rsidRPr="002B5ADA">
        <w:rPr>
          <w:rStyle w:val="ad"/>
          <w:rFonts w:hint="eastAsia"/>
        </w:rPr>
        <w:t>从数据库导入数据</w:t>
      </w:r>
    </w:p>
    <w:p w14:paraId="678E9072" w14:textId="77777777" w:rsidR="006B3872" w:rsidRDefault="002B5ADA" w:rsidP="00107830">
      <w:pPr>
        <w:numPr>
          <w:ilvl w:val="0"/>
          <w:numId w:val="65"/>
        </w:numPr>
      </w:pPr>
      <w:r w:rsidRPr="002B5ADA">
        <w:rPr>
          <w:rStyle w:val="ad"/>
          <w:rFonts w:hint="eastAsia"/>
        </w:rPr>
        <w:t>导入本地文件</w:t>
      </w:r>
    </w:p>
    <w:p w14:paraId="634860F8" w14:textId="77777777" w:rsidR="006B3872" w:rsidRDefault="002B5ADA">
      <w:pPr>
        <w:pStyle w:val="FirstParagraph"/>
      </w:pPr>
      <w:r>
        <w:rPr>
          <w:rFonts w:hint="eastAsia"/>
          <w:lang w:eastAsia="zh-CN"/>
        </w:rPr>
        <w:t>验证指标有以下几种：</w:t>
      </w:r>
    </w:p>
    <w:p w14:paraId="6ABCF816" w14:textId="77777777" w:rsidR="006B3872" w:rsidRDefault="002B5ADA" w:rsidP="00107830">
      <w:pPr>
        <w:numPr>
          <w:ilvl w:val="0"/>
          <w:numId w:val="66"/>
        </w:numPr>
        <w:rPr>
          <w:lang w:eastAsia="zh-CN"/>
        </w:rPr>
      </w:pPr>
      <w:r>
        <w:rPr>
          <w:rFonts w:hint="eastAsia"/>
          <w:b/>
          <w:lang w:eastAsia="zh-CN"/>
        </w:rPr>
        <w:t>度量指标</w:t>
      </w:r>
      <w:r w:rsidR="00107830">
        <w:rPr>
          <w:lang w:eastAsia="zh-CN"/>
        </w:rPr>
        <w:t xml:space="preserve">: </w:t>
      </w:r>
      <w:r>
        <w:rPr>
          <w:rFonts w:hint="eastAsia"/>
          <w:lang w:eastAsia="zh-CN"/>
        </w:rPr>
        <w:t>用验证数据集运行模型时，您可使用度量指标来衡量模型的表现</w:t>
      </w:r>
    </w:p>
    <w:p w14:paraId="6E8656B4" w14:textId="77777777" w:rsidR="006B3872" w:rsidRDefault="002B5ADA" w:rsidP="00107830">
      <w:pPr>
        <w:numPr>
          <w:ilvl w:val="1"/>
          <w:numId w:val="67"/>
        </w:numPr>
        <w:rPr>
          <w:lang w:eastAsia="zh-CN"/>
        </w:rPr>
      </w:pPr>
      <w:r w:rsidRPr="002B5ADA">
        <w:rPr>
          <w:rFonts w:hint="eastAsia"/>
          <w:lang w:eastAsia="zh-CN"/>
        </w:rPr>
        <w:t>二分类模型：选择精度或</w:t>
      </w:r>
      <w:r w:rsidRPr="002B5ADA">
        <w:rPr>
          <w:rFonts w:hint="eastAsia"/>
          <w:lang w:eastAsia="zh-CN"/>
        </w:rPr>
        <w:t>AUC</w:t>
      </w:r>
      <w:r w:rsidRPr="002B5ADA">
        <w:rPr>
          <w:rFonts w:hint="eastAsia"/>
          <w:lang w:eastAsia="zh-CN"/>
        </w:rPr>
        <w:t>作为度量</w:t>
      </w:r>
      <w:r>
        <w:rPr>
          <w:rFonts w:hint="eastAsia"/>
          <w:lang w:eastAsia="zh-CN"/>
        </w:rPr>
        <w:t>指标</w:t>
      </w:r>
      <w:r w:rsidRPr="002B5ADA">
        <w:rPr>
          <w:rFonts w:hint="eastAsia"/>
          <w:lang w:eastAsia="zh-CN"/>
        </w:rPr>
        <w:t>。</w:t>
      </w:r>
    </w:p>
    <w:p w14:paraId="32B93B1E" w14:textId="77777777" w:rsidR="006B3872" w:rsidRDefault="002B5ADA" w:rsidP="00107830">
      <w:pPr>
        <w:numPr>
          <w:ilvl w:val="1"/>
          <w:numId w:val="67"/>
        </w:numPr>
        <w:rPr>
          <w:lang w:eastAsia="zh-CN"/>
        </w:rPr>
      </w:pPr>
      <w:r w:rsidRPr="002B5ADA">
        <w:rPr>
          <w:rFonts w:hint="eastAsia"/>
          <w:lang w:eastAsia="zh-CN"/>
        </w:rPr>
        <w:t>回归模型：选择</w:t>
      </w:r>
      <w:r w:rsidRPr="002B5ADA">
        <w:rPr>
          <w:rFonts w:hint="eastAsia"/>
          <w:lang w:eastAsia="zh-CN"/>
        </w:rPr>
        <w:t>RMSE</w:t>
      </w:r>
      <w:r w:rsidRPr="002B5ADA">
        <w:rPr>
          <w:rFonts w:hint="eastAsia"/>
          <w:lang w:eastAsia="zh-CN"/>
        </w:rPr>
        <w:t>或</w:t>
      </w:r>
      <w:r w:rsidRPr="002B5ADA">
        <w:rPr>
          <w:rFonts w:hint="eastAsia"/>
          <w:lang w:eastAsia="zh-CN"/>
        </w:rPr>
        <w:t>R</w:t>
      </w:r>
      <w:r w:rsidRPr="002B5ADA">
        <w:rPr>
          <w:rFonts w:hint="eastAsia"/>
          <w:lang w:eastAsia="zh-CN"/>
        </w:rPr>
        <w:t>²作为</w:t>
      </w:r>
      <w:r>
        <w:rPr>
          <w:rFonts w:hint="eastAsia"/>
          <w:lang w:eastAsia="zh-CN"/>
        </w:rPr>
        <w:t>度</w:t>
      </w:r>
      <w:r w:rsidRPr="002B5ADA">
        <w:rPr>
          <w:rFonts w:hint="eastAsia"/>
          <w:lang w:eastAsia="zh-CN"/>
        </w:rPr>
        <w:t>量指标。</w:t>
      </w:r>
    </w:p>
    <w:p w14:paraId="071DADF7" w14:textId="77777777" w:rsidR="006B3872" w:rsidRDefault="002B5ADA" w:rsidP="00107830">
      <w:pPr>
        <w:numPr>
          <w:ilvl w:val="0"/>
          <w:numId w:val="66"/>
        </w:numPr>
        <w:rPr>
          <w:lang w:eastAsia="zh-CN"/>
        </w:rPr>
      </w:pPr>
      <w:r>
        <w:rPr>
          <w:rFonts w:hint="eastAsia"/>
          <w:b/>
          <w:lang w:eastAsia="zh-CN"/>
        </w:rPr>
        <w:t>标准阈值</w:t>
      </w:r>
      <w:r w:rsidR="00107830">
        <w:rPr>
          <w:lang w:eastAsia="zh-CN"/>
        </w:rPr>
        <w:t xml:space="preserve">: </w:t>
      </w:r>
      <w:r w:rsidRPr="002B5ADA">
        <w:rPr>
          <w:rFonts w:hint="eastAsia"/>
          <w:lang w:eastAsia="zh-CN"/>
        </w:rPr>
        <w:t>您可为已部署数据的性能设置</w:t>
      </w:r>
      <w:r>
        <w:rPr>
          <w:rFonts w:hint="eastAsia"/>
          <w:lang w:eastAsia="zh-CN"/>
        </w:rPr>
        <w:t>一个标准</w:t>
      </w:r>
      <w:r w:rsidRPr="002B5ADA">
        <w:rPr>
          <w:rFonts w:hint="eastAsia"/>
          <w:lang w:eastAsia="zh-CN"/>
        </w:rPr>
        <w:t>阈值。</w:t>
      </w:r>
      <w:r>
        <w:rPr>
          <w:rFonts w:hint="eastAsia"/>
          <w:lang w:eastAsia="zh-CN"/>
        </w:rPr>
        <w:t>若验证模型</w:t>
      </w:r>
      <w:r w:rsidRPr="002B5ADA">
        <w:rPr>
          <w:rFonts w:hint="eastAsia"/>
          <w:lang w:eastAsia="zh-CN"/>
        </w:rPr>
        <w:t>的性能低于此阈值，则</w:t>
      </w:r>
      <w:r w:rsidRPr="002B5ADA">
        <w:rPr>
          <w:rFonts w:hint="eastAsia"/>
          <w:lang w:eastAsia="zh-CN"/>
        </w:rPr>
        <w:t>R2-Learn</w:t>
      </w:r>
      <w:r w:rsidRPr="002B5ADA">
        <w:rPr>
          <w:rFonts w:hint="eastAsia"/>
          <w:lang w:eastAsia="zh-CN"/>
        </w:rPr>
        <w:t>会</w:t>
      </w:r>
      <w:r>
        <w:rPr>
          <w:rFonts w:hint="eastAsia"/>
          <w:lang w:eastAsia="zh-CN"/>
        </w:rPr>
        <w:t>发出</w:t>
      </w:r>
      <w:r w:rsidRPr="002B5ADA">
        <w:rPr>
          <w:rFonts w:hint="eastAsia"/>
          <w:lang w:eastAsia="zh-CN"/>
        </w:rPr>
        <w:t>警报。</w:t>
      </w:r>
    </w:p>
    <w:p w14:paraId="18A79BD3" w14:textId="77777777" w:rsidR="006B3872" w:rsidRDefault="002B5ADA" w:rsidP="00107830">
      <w:pPr>
        <w:numPr>
          <w:ilvl w:val="0"/>
          <w:numId w:val="66"/>
        </w:numPr>
        <w:rPr>
          <w:lang w:eastAsia="zh-CN"/>
        </w:rPr>
      </w:pPr>
      <w:r w:rsidRPr="002B5ADA">
        <w:rPr>
          <w:rFonts w:hint="eastAsia"/>
          <w:b/>
          <w:lang w:eastAsia="zh-CN"/>
        </w:rPr>
        <w:t>部署频率</w:t>
      </w:r>
      <w:r w:rsidRPr="002B5ADA">
        <w:rPr>
          <w:rFonts w:hint="eastAsia"/>
          <w:lang w:eastAsia="zh-CN"/>
        </w:rPr>
        <w:t xml:space="preserve"> </w:t>
      </w:r>
      <w:r w:rsidRPr="002B5ADA">
        <w:rPr>
          <w:rFonts w:hint="eastAsia"/>
          <w:lang w:eastAsia="zh-CN"/>
        </w:rPr>
        <w:t>：您可以在此处安排重复操作。</w:t>
      </w:r>
    </w:p>
    <w:p w14:paraId="71119EE1" w14:textId="77777777" w:rsidR="006B3872" w:rsidRDefault="002B5ADA" w:rsidP="00107830">
      <w:pPr>
        <w:numPr>
          <w:ilvl w:val="0"/>
          <w:numId w:val="66"/>
        </w:numPr>
        <w:rPr>
          <w:lang w:eastAsia="zh-CN"/>
        </w:rPr>
      </w:pPr>
      <w:r>
        <w:rPr>
          <w:rFonts w:hint="eastAsia"/>
          <w:b/>
          <w:lang w:eastAsia="zh-CN"/>
        </w:rPr>
        <w:t>故障时自动禁用</w:t>
      </w:r>
      <w:r w:rsidR="00107830">
        <w:rPr>
          <w:lang w:eastAsia="zh-CN"/>
        </w:rPr>
        <w:t xml:space="preserve">: </w:t>
      </w:r>
      <w:r w:rsidRPr="002B5ADA">
        <w:rPr>
          <w:rFonts w:hint="eastAsia"/>
          <w:lang w:eastAsia="zh-CN"/>
        </w:rPr>
        <w:t>启用此选项可将操作设置为在遇到任何问题时终止</w:t>
      </w:r>
      <w:r>
        <w:rPr>
          <w:rFonts w:hint="eastAsia"/>
          <w:lang w:eastAsia="zh-CN"/>
        </w:rPr>
        <w:t>。</w:t>
      </w:r>
    </w:p>
    <w:bookmarkStart w:id="165" w:name="_performance_status"/>
    <w:p w14:paraId="4C09048A" w14:textId="77777777" w:rsidR="006B3872" w:rsidRDefault="00107830">
      <w:pPr>
        <w:pStyle w:val="4"/>
        <w:rPr>
          <w:lang w:eastAsia="zh-CN"/>
        </w:rPr>
      </w:pPr>
      <w:r>
        <w:fldChar w:fldCharType="begin"/>
      </w:r>
      <w:r>
        <w:rPr>
          <w:lang w:eastAsia="zh-CN"/>
        </w:rPr>
        <w:instrText xml:space="preserve"> HYPERLINK \l "_performance_status" \h </w:instrText>
      </w:r>
      <w:r>
        <w:fldChar w:fldCharType="end"/>
      </w:r>
      <w:hyperlink w:anchor="_performance_status">
        <w:r>
          <w:rPr>
            <w:rStyle w:val="ad"/>
            <w:lang w:eastAsia="zh-CN"/>
          </w:rPr>
          <w:t xml:space="preserve">4.2.3. </w:t>
        </w:r>
        <w:r w:rsidR="00A94C8C">
          <w:rPr>
            <w:rStyle w:val="ad"/>
            <w:rFonts w:hint="eastAsia"/>
            <w:lang w:eastAsia="zh-CN"/>
          </w:rPr>
          <w:t>性能状态</w:t>
        </w:r>
      </w:hyperlink>
      <w:bookmarkEnd w:id="165"/>
    </w:p>
    <w:p w14:paraId="11000411" w14:textId="77777777" w:rsidR="006B3872" w:rsidRDefault="00B1323F">
      <w:pPr>
        <w:pStyle w:val="FirstParagraph"/>
      </w:pPr>
      <w:r>
        <w:rPr>
          <w:rFonts w:hint="eastAsia"/>
          <w:lang w:eastAsia="zh-CN"/>
        </w:rPr>
        <w:t>您可在此处监控任何正在运行或已完成的操作的状态。此处显示以下信息：</w:t>
      </w:r>
    </w:p>
    <w:p w14:paraId="48A8C329" w14:textId="77777777" w:rsidR="00B1323F" w:rsidRDefault="00B1323F" w:rsidP="00B1323F">
      <w:pPr>
        <w:numPr>
          <w:ilvl w:val="0"/>
          <w:numId w:val="68"/>
        </w:numPr>
        <w:rPr>
          <w:lang w:eastAsia="zh-CN"/>
        </w:rPr>
      </w:pPr>
      <w:r>
        <w:rPr>
          <w:rFonts w:hint="eastAsia"/>
          <w:b/>
          <w:lang w:eastAsia="zh-CN"/>
        </w:rPr>
        <w:t>模型名称</w:t>
      </w:r>
      <w:r>
        <w:rPr>
          <w:lang w:eastAsia="zh-CN"/>
        </w:rPr>
        <w:t xml:space="preserve">: </w:t>
      </w:r>
      <w:r>
        <w:rPr>
          <w:rFonts w:hint="eastAsia"/>
          <w:lang w:eastAsia="zh-CN"/>
        </w:rPr>
        <w:t>运营的模型名称；</w:t>
      </w:r>
    </w:p>
    <w:p w14:paraId="0D53E493" w14:textId="77777777" w:rsidR="00B1323F" w:rsidRDefault="00B1323F" w:rsidP="00B1323F">
      <w:pPr>
        <w:numPr>
          <w:ilvl w:val="0"/>
          <w:numId w:val="68"/>
        </w:numPr>
        <w:rPr>
          <w:lang w:eastAsia="zh-CN"/>
        </w:rPr>
      </w:pPr>
      <w:r>
        <w:rPr>
          <w:rFonts w:hint="eastAsia"/>
          <w:b/>
          <w:lang w:eastAsia="zh-CN"/>
        </w:rPr>
        <w:t>开始时间</w:t>
      </w:r>
      <w:r>
        <w:rPr>
          <w:lang w:eastAsia="zh-CN"/>
        </w:rPr>
        <w:t xml:space="preserve">: </w:t>
      </w:r>
      <w:r>
        <w:rPr>
          <w:rFonts w:hint="eastAsia"/>
          <w:lang w:eastAsia="zh-CN"/>
        </w:rPr>
        <w:t>运行开始时间；</w:t>
      </w:r>
    </w:p>
    <w:p w14:paraId="6674855C" w14:textId="77777777" w:rsidR="00B1323F" w:rsidRDefault="00B1323F" w:rsidP="00B1323F">
      <w:pPr>
        <w:numPr>
          <w:ilvl w:val="0"/>
          <w:numId w:val="68"/>
        </w:numPr>
        <w:rPr>
          <w:lang w:eastAsia="zh-CN"/>
        </w:rPr>
      </w:pPr>
      <w:r>
        <w:rPr>
          <w:rFonts w:hint="eastAsia"/>
          <w:b/>
          <w:lang w:eastAsia="zh-CN"/>
        </w:rPr>
        <w:t>结束时间</w:t>
      </w:r>
      <w:r>
        <w:rPr>
          <w:lang w:eastAsia="zh-CN"/>
        </w:rPr>
        <w:t xml:space="preserve">: </w:t>
      </w:r>
      <w:r>
        <w:rPr>
          <w:rFonts w:hint="eastAsia"/>
          <w:lang w:eastAsia="zh-CN"/>
        </w:rPr>
        <w:t>运行结束时间；</w:t>
      </w:r>
    </w:p>
    <w:p w14:paraId="1F2D0FD6" w14:textId="77777777" w:rsidR="006B3872" w:rsidRDefault="00B1323F" w:rsidP="00107830">
      <w:pPr>
        <w:numPr>
          <w:ilvl w:val="0"/>
          <w:numId w:val="68"/>
        </w:numPr>
      </w:pPr>
      <w:r>
        <w:rPr>
          <w:rFonts w:hint="eastAsia"/>
          <w:b/>
          <w:lang w:eastAsia="zh-CN"/>
        </w:rPr>
        <w:t>性能：</w:t>
      </w:r>
    </w:p>
    <w:p w14:paraId="1EC5506C" w14:textId="77777777" w:rsidR="006B3872" w:rsidRDefault="00B1323F" w:rsidP="00107830">
      <w:pPr>
        <w:numPr>
          <w:ilvl w:val="1"/>
          <w:numId w:val="69"/>
        </w:numPr>
      </w:pPr>
      <w:r>
        <w:rPr>
          <w:rFonts w:hint="eastAsia"/>
          <w:lang w:eastAsia="zh-CN"/>
        </w:rPr>
        <w:t>回归模型：显示模型的</w:t>
      </w:r>
      <w:r w:rsidR="00107830">
        <w:t xml:space="preserve">R² </w:t>
      </w:r>
      <w:r>
        <w:rPr>
          <w:rFonts w:hint="eastAsia"/>
          <w:lang w:eastAsia="zh-CN"/>
        </w:rPr>
        <w:t>和</w:t>
      </w:r>
      <w:r w:rsidR="00107830">
        <w:t xml:space="preserve"> RMSE.</w:t>
      </w:r>
    </w:p>
    <w:p w14:paraId="12AB043F" w14:textId="77777777" w:rsidR="006B3872" w:rsidRDefault="00B1323F" w:rsidP="00107830">
      <w:pPr>
        <w:numPr>
          <w:ilvl w:val="1"/>
          <w:numId w:val="69"/>
        </w:numPr>
        <w:rPr>
          <w:lang w:eastAsia="zh-CN"/>
        </w:rPr>
      </w:pPr>
      <w:r>
        <w:rPr>
          <w:rFonts w:hint="eastAsia"/>
          <w:lang w:eastAsia="zh-CN"/>
        </w:rPr>
        <w:t>二分类模型：显示</w:t>
      </w:r>
      <w:r>
        <w:rPr>
          <w:rFonts w:hint="eastAsia"/>
          <w:lang w:eastAsia="zh-CN"/>
        </w:rPr>
        <w:t>A</w:t>
      </w:r>
      <w:r>
        <w:rPr>
          <w:lang w:eastAsia="zh-CN"/>
        </w:rPr>
        <w:t>UC</w:t>
      </w:r>
      <w:r>
        <w:rPr>
          <w:rFonts w:hint="eastAsia"/>
          <w:lang w:eastAsia="zh-CN"/>
        </w:rPr>
        <w:t>和精度</w:t>
      </w:r>
    </w:p>
    <w:p w14:paraId="45CEA387" w14:textId="77777777" w:rsidR="006B3872" w:rsidRDefault="00B1323F" w:rsidP="00107830">
      <w:pPr>
        <w:numPr>
          <w:ilvl w:val="0"/>
          <w:numId w:val="68"/>
        </w:numPr>
        <w:rPr>
          <w:lang w:eastAsia="zh-CN"/>
        </w:rPr>
      </w:pPr>
      <w:r>
        <w:rPr>
          <w:rFonts w:hint="eastAsia"/>
          <w:b/>
          <w:lang w:eastAsia="zh-CN"/>
        </w:rPr>
        <w:t>阈值</w:t>
      </w:r>
      <w:r w:rsidR="00107830">
        <w:rPr>
          <w:lang w:eastAsia="zh-CN"/>
        </w:rPr>
        <w:t xml:space="preserve">: </w:t>
      </w:r>
      <w:r>
        <w:rPr>
          <w:rFonts w:hint="eastAsia"/>
          <w:lang w:eastAsia="zh-CN"/>
        </w:rPr>
        <w:t>您在</w:t>
      </w:r>
      <w:r w:rsidRPr="00B1323F">
        <w:rPr>
          <w:rFonts w:hint="eastAsia"/>
          <w:color w:val="4F81BD" w:themeColor="accent1"/>
          <w:lang w:eastAsia="zh-CN"/>
        </w:rPr>
        <w:t>性能设定</w:t>
      </w:r>
      <w:r>
        <w:rPr>
          <w:rFonts w:hint="eastAsia"/>
          <w:lang w:eastAsia="zh-CN"/>
        </w:rPr>
        <w:t>里设置的阈值</w:t>
      </w:r>
    </w:p>
    <w:p w14:paraId="23644631" w14:textId="77777777" w:rsidR="006B3872" w:rsidRDefault="000124CD" w:rsidP="00107830">
      <w:pPr>
        <w:numPr>
          <w:ilvl w:val="0"/>
          <w:numId w:val="68"/>
        </w:numPr>
      </w:pPr>
      <w:r>
        <w:rPr>
          <w:rFonts w:hint="eastAsia"/>
          <w:b/>
          <w:lang w:eastAsia="zh-CN"/>
        </w:rPr>
        <w:t>结果</w:t>
      </w:r>
      <w:r w:rsidR="00107830">
        <w:rPr>
          <w:b/>
        </w:rPr>
        <w:t>Results</w:t>
      </w:r>
      <w:r w:rsidR="00107830">
        <w:t xml:space="preserve">: </w:t>
      </w:r>
      <w:r>
        <w:rPr>
          <w:rFonts w:hint="eastAsia"/>
          <w:lang w:eastAsia="zh-CN"/>
        </w:rPr>
        <w:t>操作完成后，您可以下载结果数据。届过数据中附加了额外的列，其名字为</w:t>
      </w:r>
      <w:r>
        <w:rPr>
          <w:lang w:eastAsia="zh-CN"/>
        </w:rPr>
        <w:t>"&lt;target_variable_name&gt;_pred"</w:t>
      </w:r>
      <w:r>
        <w:rPr>
          <w:rFonts w:hint="eastAsia"/>
          <w:lang w:eastAsia="zh-CN"/>
        </w:rPr>
        <w:t>。它是对每个数据点的预测值。</w:t>
      </w:r>
    </w:p>
    <w:bookmarkStart w:id="166" w:name="appendix-data-quality-fixes"/>
    <w:p w14:paraId="58E5789A" w14:textId="77777777" w:rsidR="006B3872" w:rsidRDefault="00107830">
      <w:pPr>
        <w:pStyle w:val="2"/>
        <w:rPr>
          <w:lang w:eastAsia="zh-CN"/>
        </w:rPr>
      </w:pPr>
      <w:r>
        <w:fldChar w:fldCharType="begin"/>
      </w:r>
      <w:r>
        <w:rPr>
          <w:lang w:eastAsia="zh-CN"/>
        </w:rPr>
        <w:instrText xml:space="preserve"> HYPERLINK \l "appendix-data-quality-fixes" \h </w:instrText>
      </w:r>
      <w:r>
        <w:fldChar w:fldCharType="end"/>
      </w:r>
      <w:hyperlink w:anchor="appendix-data-quality-fixes">
        <w:r w:rsidR="004C6E7E">
          <w:rPr>
            <w:rStyle w:val="ad"/>
            <w:rFonts w:hint="eastAsia"/>
            <w:lang w:eastAsia="zh-CN"/>
          </w:rPr>
          <w:t>附录</w:t>
        </w:r>
        <w:r>
          <w:rPr>
            <w:rStyle w:val="ad"/>
            <w:lang w:eastAsia="zh-CN"/>
          </w:rPr>
          <w:t xml:space="preserve"> A: </w:t>
        </w:r>
        <w:r w:rsidR="00CA7BA1">
          <w:rPr>
            <w:rStyle w:val="ad"/>
            <w:rFonts w:hint="eastAsia"/>
            <w:lang w:eastAsia="zh-CN"/>
          </w:rPr>
          <w:t>数据质量修复</w:t>
        </w:r>
      </w:hyperlink>
      <w:bookmarkEnd w:id="166"/>
    </w:p>
    <w:p w14:paraId="76508BA0" w14:textId="77777777" w:rsidR="006B3872" w:rsidRDefault="00F4759E">
      <w:pPr>
        <w:pStyle w:val="FirstParagraph"/>
        <w:rPr>
          <w:lang w:eastAsia="zh-CN"/>
        </w:rPr>
      </w:pPr>
      <w:r w:rsidRPr="00F4759E">
        <w:rPr>
          <w:rFonts w:hint="eastAsia"/>
          <w:lang w:eastAsia="zh-CN"/>
        </w:rPr>
        <w:t>R2-Learn</w:t>
      </w:r>
      <w:r w:rsidRPr="00F4759E">
        <w:rPr>
          <w:rFonts w:hint="eastAsia"/>
          <w:lang w:eastAsia="zh-CN"/>
        </w:rPr>
        <w:t>可能标记的数据质量问题包括：</w:t>
      </w:r>
    </w:p>
    <w:p w14:paraId="0B09779C" w14:textId="77777777" w:rsidR="006B3872" w:rsidRDefault="00F4759E" w:rsidP="00107830">
      <w:pPr>
        <w:numPr>
          <w:ilvl w:val="0"/>
          <w:numId w:val="70"/>
        </w:numPr>
        <w:rPr>
          <w:lang w:eastAsia="zh-CN"/>
        </w:rPr>
      </w:pPr>
      <w:r w:rsidRPr="00F4759E">
        <w:rPr>
          <w:rFonts w:hint="eastAsia"/>
          <w:b/>
          <w:lang w:eastAsia="zh-CN"/>
        </w:rPr>
        <w:lastRenderedPageBreak/>
        <w:t>数据类型</w:t>
      </w:r>
      <w:r>
        <w:rPr>
          <w:rFonts w:hint="eastAsia"/>
          <w:b/>
          <w:lang w:eastAsia="zh-CN"/>
        </w:rPr>
        <w:t>错配</w:t>
      </w:r>
      <w:r w:rsidRPr="00F4759E">
        <w:rPr>
          <w:rFonts w:hint="eastAsia"/>
          <w:b/>
          <w:lang w:eastAsia="zh-CN"/>
        </w:rPr>
        <w:t>：</w:t>
      </w:r>
      <w:r w:rsidRPr="00F4759E">
        <w:rPr>
          <w:rFonts w:hint="eastAsia"/>
          <w:lang w:eastAsia="zh-CN"/>
        </w:rPr>
        <w:t>当变量的数据类型与</w:t>
      </w:r>
      <w:r>
        <w:rPr>
          <w:rFonts w:hint="eastAsia"/>
          <w:lang w:eastAsia="zh-CN"/>
        </w:rPr>
        <w:t>之前标记的数据类型不匹配时，</w:t>
      </w:r>
      <w:r w:rsidRPr="00F4759E">
        <w:rPr>
          <w:rFonts w:hint="eastAsia"/>
          <w:lang w:eastAsia="zh-CN"/>
        </w:rPr>
        <w:t>它会发出数据类型不匹配警告。例如，如果</w:t>
      </w:r>
      <w:r>
        <w:rPr>
          <w:rFonts w:hint="eastAsia"/>
          <w:lang w:eastAsia="zh-CN"/>
        </w:rPr>
        <w:t>之前标记该变量为</w:t>
      </w:r>
      <w:r w:rsidR="00F31239">
        <w:rPr>
          <w:rFonts w:hint="eastAsia"/>
          <w:lang w:eastAsia="zh-CN"/>
        </w:rPr>
        <w:t>分类</w:t>
      </w:r>
      <w:r>
        <w:rPr>
          <w:rFonts w:hint="eastAsia"/>
          <w:lang w:eastAsia="zh-CN"/>
        </w:rPr>
        <w:t>变量，</w:t>
      </w:r>
      <w:r w:rsidR="00F31239">
        <w:rPr>
          <w:rFonts w:hint="eastAsia"/>
          <w:lang w:eastAsia="zh-CN"/>
        </w:rPr>
        <w:t>但其实际为数字变量。</w:t>
      </w:r>
    </w:p>
    <w:p w14:paraId="053E402A" w14:textId="77777777" w:rsidR="006B3872" w:rsidRDefault="00F31239" w:rsidP="00107830">
      <w:pPr>
        <w:numPr>
          <w:ilvl w:val="0"/>
          <w:numId w:val="70"/>
        </w:numPr>
        <w:rPr>
          <w:lang w:eastAsia="zh-CN"/>
        </w:rPr>
      </w:pPr>
      <w:r>
        <w:rPr>
          <w:rFonts w:hint="eastAsia"/>
          <w:b/>
          <w:lang w:eastAsia="zh-CN"/>
        </w:rPr>
        <w:t>缺失值</w:t>
      </w:r>
      <w:r w:rsidR="00107830">
        <w:rPr>
          <w:lang w:eastAsia="zh-CN"/>
        </w:rPr>
        <w:t xml:space="preserve">: </w:t>
      </w:r>
      <w:r w:rsidRPr="00F31239">
        <w:rPr>
          <w:rFonts w:hint="eastAsia"/>
          <w:lang w:eastAsia="zh-CN"/>
        </w:rPr>
        <w:t>数据中</w:t>
      </w:r>
      <w:r>
        <w:rPr>
          <w:rFonts w:hint="eastAsia"/>
          <w:lang w:eastAsia="zh-CN"/>
        </w:rPr>
        <w:t>的缺失值</w:t>
      </w:r>
      <w:r w:rsidRPr="00F31239">
        <w:rPr>
          <w:rFonts w:hint="eastAsia"/>
          <w:lang w:eastAsia="zh-CN"/>
        </w:rPr>
        <w:t>可能是由于数据收集</w:t>
      </w:r>
      <w:r>
        <w:rPr>
          <w:rFonts w:hint="eastAsia"/>
          <w:lang w:eastAsia="zh-CN"/>
        </w:rPr>
        <w:t>时</w:t>
      </w:r>
      <w:r w:rsidRPr="00F31239">
        <w:rPr>
          <w:rFonts w:hint="eastAsia"/>
          <w:lang w:eastAsia="zh-CN"/>
        </w:rPr>
        <w:t>的错误或空值。</w:t>
      </w:r>
    </w:p>
    <w:tbl>
      <w:tblPr>
        <w:tblStyle w:val="Table"/>
        <w:tblW w:w="5000" w:type="pct"/>
        <w:tblLook w:val="07C0" w:firstRow="0" w:lastRow="1" w:firstColumn="1" w:lastColumn="1" w:noHBand="1" w:noVBand="1"/>
      </w:tblPr>
      <w:tblGrid>
        <w:gridCol w:w="1409"/>
        <w:gridCol w:w="7447"/>
      </w:tblGrid>
      <w:tr w:rsidR="006B3872" w14:paraId="0EEDCECB" w14:textId="77777777">
        <w:tc>
          <w:tcPr>
            <w:tcW w:w="0" w:type="auto"/>
          </w:tcPr>
          <w:p w14:paraId="40305058" w14:textId="77777777" w:rsidR="006B3872" w:rsidRDefault="00F31239">
            <w:pPr>
              <w:pStyle w:val="Compact"/>
              <w:numPr>
                <w:ilvl w:val="0"/>
                <w:numId w:val="1"/>
              </w:numPr>
            </w:pPr>
            <w:r>
              <w:rPr>
                <w:rFonts w:hint="eastAsia"/>
                <w:lang w:eastAsia="zh-CN"/>
              </w:rPr>
              <w:t>注意</w:t>
            </w:r>
          </w:p>
        </w:tc>
        <w:tc>
          <w:tcPr>
            <w:tcW w:w="0" w:type="auto"/>
          </w:tcPr>
          <w:p w14:paraId="18870594" w14:textId="77777777" w:rsidR="006B3872" w:rsidRDefault="00F31239">
            <w:pPr>
              <w:numPr>
                <w:ilvl w:val="0"/>
                <w:numId w:val="1"/>
              </w:numPr>
              <w:rPr>
                <w:lang w:eastAsia="zh-CN"/>
              </w:rPr>
            </w:pPr>
            <w:r w:rsidRPr="00F31239">
              <w:rPr>
                <w:rFonts w:hint="eastAsia"/>
                <w:lang w:eastAsia="zh-CN"/>
              </w:rPr>
              <w:t>空值表示缺少数据（“无值”），与“零值”不同。</w:t>
            </w:r>
          </w:p>
        </w:tc>
      </w:tr>
    </w:tbl>
    <w:p w14:paraId="5422F4EC" w14:textId="77777777" w:rsidR="006B3872" w:rsidRDefault="00BA38AC" w:rsidP="00107830">
      <w:pPr>
        <w:numPr>
          <w:ilvl w:val="0"/>
          <w:numId w:val="70"/>
        </w:numPr>
        <w:rPr>
          <w:lang w:eastAsia="zh-CN"/>
        </w:rPr>
      </w:pPr>
      <w:r>
        <w:rPr>
          <w:b/>
          <w:lang w:eastAsia="zh-CN"/>
        </w:rPr>
        <w:t>异常值</w:t>
      </w:r>
      <w:r w:rsidR="00107830">
        <w:rPr>
          <w:lang w:eastAsia="zh-CN"/>
        </w:rPr>
        <w:t xml:space="preserve">: </w:t>
      </w:r>
      <w:r w:rsidRPr="00BA38AC">
        <w:rPr>
          <w:rFonts w:hint="eastAsia"/>
          <w:lang w:eastAsia="zh-CN"/>
        </w:rPr>
        <w:t>数据点超出给定数据集的预期范围。检查异常值的数据点并确定它们是否与数据或坏数据点中显示的趋势完全不同是很重要的。</w:t>
      </w:r>
    </w:p>
    <w:p w14:paraId="5C1ADDE5" w14:textId="77777777" w:rsidR="006B3872" w:rsidRDefault="00BA38AC">
      <w:pPr>
        <w:pStyle w:val="FirstParagraph"/>
        <w:rPr>
          <w:lang w:eastAsia="zh-CN"/>
        </w:rPr>
      </w:pPr>
      <w:r w:rsidRPr="00BA38AC">
        <w:rPr>
          <w:rFonts w:hint="eastAsia"/>
          <w:lang w:eastAsia="zh-CN"/>
        </w:rPr>
        <w:t>在</w:t>
      </w:r>
      <w:r w:rsidRPr="00BA38AC">
        <w:rPr>
          <w:rFonts w:hint="eastAsia"/>
          <w:color w:val="4F81BD" w:themeColor="accent1"/>
          <w:lang w:eastAsia="zh-CN"/>
        </w:rPr>
        <w:t>数据质量</w:t>
      </w:r>
      <w:r w:rsidRPr="00BA38AC">
        <w:rPr>
          <w:rFonts w:hint="eastAsia"/>
          <w:lang w:eastAsia="zh-CN"/>
        </w:rPr>
        <w:t>中，</w:t>
      </w:r>
      <w:r w:rsidRPr="00BA38AC">
        <w:rPr>
          <w:rFonts w:hint="eastAsia"/>
          <w:lang w:eastAsia="zh-CN"/>
        </w:rPr>
        <w:t>R2-Learn</w:t>
      </w:r>
      <w:r w:rsidRPr="00BA38AC">
        <w:rPr>
          <w:rFonts w:hint="eastAsia"/>
          <w:lang w:eastAsia="zh-CN"/>
        </w:rPr>
        <w:t>可帮助您使用以下</w:t>
      </w:r>
      <w:r>
        <w:rPr>
          <w:rFonts w:hint="eastAsia"/>
          <w:lang w:eastAsia="zh-CN"/>
        </w:rPr>
        <w:t>方法</w:t>
      </w:r>
      <w:r w:rsidRPr="00BA38AC">
        <w:rPr>
          <w:rFonts w:hint="eastAsia"/>
          <w:lang w:eastAsia="zh-CN"/>
        </w:rPr>
        <w:t>解决这些问题：</w:t>
      </w:r>
    </w:p>
    <w:p w14:paraId="0DBF8412" w14:textId="77777777" w:rsidR="006B3872" w:rsidRDefault="00BA38AC" w:rsidP="00107830">
      <w:pPr>
        <w:numPr>
          <w:ilvl w:val="0"/>
          <w:numId w:val="71"/>
        </w:numPr>
      </w:pPr>
      <w:r>
        <w:rPr>
          <w:rStyle w:val="ad"/>
        </w:rPr>
        <w:t>修复异常值</w:t>
      </w:r>
    </w:p>
    <w:p w14:paraId="073A4CE8" w14:textId="5BB345B9" w:rsidR="006B3872" w:rsidRPr="003D39CF" w:rsidRDefault="00BA38AC" w:rsidP="00107830">
      <w:pPr>
        <w:numPr>
          <w:ilvl w:val="0"/>
          <w:numId w:val="71"/>
        </w:numPr>
        <w:rPr>
          <w:ins w:id="167" w:author="Li Xiang" w:date="2018-10-19T17:14:00Z"/>
          <w:rStyle w:val="ad"/>
          <w:color w:val="auto"/>
          <w:rPrChange w:id="168" w:author="Li Xiang" w:date="2018-10-19T17:14:00Z">
            <w:rPr>
              <w:ins w:id="169" w:author="Li Xiang" w:date="2018-10-19T17:14:00Z"/>
              <w:rStyle w:val="ad"/>
            </w:rPr>
          </w:rPrChange>
        </w:rPr>
      </w:pPr>
      <w:r>
        <w:rPr>
          <w:rStyle w:val="ad"/>
        </w:rPr>
        <w:t>修复缺失值</w:t>
      </w:r>
    </w:p>
    <w:p w14:paraId="0786B535" w14:textId="651F8E44" w:rsidR="003D39CF" w:rsidRDefault="003D39CF" w:rsidP="00107830">
      <w:pPr>
        <w:numPr>
          <w:ilvl w:val="0"/>
          <w:numId w:val="71"/>
        </w:numPr>
      </w:pPr>
      <w:ins w:id="170" w:author="Li Xiang" w:date="2018-10-19T17:14:00Z">
        <w:r>
          <w:rPr>
            <w:rFonts w:hint="eastAsia"/>
            <w:lang w:eastAsia="zh-CN"/>
          </w:rPr>
          <w:t>修复数据类型错配</w:t>
        </w:r>
      </w:ins>
    </w:p>
    <w:bookmarkStart w:id="171" w:name="_fixing_outliers"/>
    <w:p w14:paraId="62A513C1" w14:textId="77777777" w:rsidR="006B3872" w:rsidRDefault="00107830">
      <w:pPr>
        <w:pStyle w:val="3"/>
      </w:pPr>
      <w:r>
        <w:fldChar w:fldCharType="begin"/>
      </w:r>
      <w:r>
        <w:instrText xml:space="preserve"> HYPERLINK \l "_fixing_outliers" \h </w:instrText>
      </w:r>
      <w:r>
        <w:fldChar w:fldCharType="end"/>
      </w:r>
      <w:hyperlink w:anchor="_fixing_outliers">
        <w:r>
          <w:rPr>
            <w:rStyle w:val="ad"/>
          </w:rPr>
          <w:t xml:space="preserve">A.1. </w:t>
        </w:r>
        <w:r w:rsidR="00BA38AC">
          <w:rPr>
            <w:rStyle w:val="ad"/>
          </w:rPr>
          <w:t>修复异常值</w:t>
        </w:r>
      </w:hyperlink>
      <w:bookmarkEnd w:id="171"/>
    </w:p>
    <w:p w14:paraId="71F3CB25" w14:textId="77777777" w:rsidR="006B3872" w:rsidRDefault="00BA38AC" w:rsidP="00107830">
      <w:pPr>
        <w:numPr>
          <w:ilvl w:val="0"/>
          <w:numId w:val="72"/>
        </w:numPr>
      </w:pPr>
      <w:r>
        <w:rPr>
          <w:rFonts w:hint="eastAsia"/>
          <w:lang w:eastAsia="zh-CN"/>
        </w:rPr>
        <w:t>编辑有效范围</w:t>
      </w:r>
    </w:p>
    <w:p w14:paraId="30C54A32" w14:textId="77777777" w:rsidR="006B3872" w:rsidRDefault="00BA38AC" w:rsidP="00107830">
      <w:pPr>
        <w:numPr>
          <w:ilvl w:val="1"/>
          <w:numId w:val="73"/>
        </w:numPr>
        <w:rPr>
          <w:lang w:eastAsia="zh-CN"/>
        </w:rPr>
      </w:pPr>
      <w:r>
        <w:rPr>
          <w:rFonts w:hint="eastAsia"/>
          <w:lang w:eastAsia="zh-CN"/>
        </w:rPr>
        <w:t>使用我们的规则引擎，系统会自动的从数据集中推断出变量的合理范围，并将范围外的值视为异常值。手动编辑有效范围，可以扩展或收缩</w:t>
      </w:r>
      <w:r>
        <w:rPr>
          <w:rFonts w:hint="eastAsia"/>
          <w:lang w:eastAsia="zh-CN"/>
        </w:rPr>
        <w:t>R</w:t>
      </w:r>
      <w:r>
        <w:rPr>
          <w:lang w:eastAsia="zh-CN"/>
        </w:rPr>
        <w:t>2-L</w:t>
      </w:r>
      <w:r>
        <w:rPr>
          <w:rFonts w:hint="eastAsia"/>
          <w:lang w:eastAsia="zh-CN"/>
        </w:rPr>
        <w:t>earn</w:t>
      </w:r>
      <w:r>
        <w:rPr>
          <w:rFonts w:hint="eastAsia"/>
          <w:lang w:eastAsia="zh-CN"/>
        </w:rPr>
        <w:t>接受的值范围。</w:t>
      </w:r>
    </w:p>
    <w:p w14:paraId="1BBC2E77" w14:textId="77777777" w:rsidR="006B3872" w:rsidRDefault="00BA38AC" w:rsidP="00107830">
      <w:pPr>
        <w:numPr>
          <w:ilvl w:val="0"/>
          <w:numId w:val="72"/>
        </w:numPr>
      </w:pPr>
      <w:r>
        <w:rPr>
          <w:rFonts w:hint="eastAsia"/>
          <w:b/>
          <w:lang w:eastAsia="zh-CN"/>
        </w:rPr>
        <w:t>边界值替换</w:t>
      </w:r>
    </w:p>
    <w:p w14:paraId="1D4F5DF4" w14:textId="77777777" w:rsidR="006B3872" w:rsidRDefault="00BA38AC" w:rsidP="00107830">
      <w:pPr>
        <w:numPr>
          <w:ilvl w:val="1"/>
          <w:numId w:val="74"/>
        </w:numPr>
      </w:pPr>
      <w:r>
        <w:rPr>
          <w:rFonts w:hint="eastAsia"/>
          <w:lang w:eastAsia="zh-CN"/>
        </w:rPr>
        <w:t>用边界值替换异常值。</w:t>
      </w:r>
    </w:p>
    <w:p w14:paraId="08D42180" w14:textId="77777777" w:rsidR="006B3872" w:rsidRDefault="00BA38AC" w:rsidP="00107830">
      <w:pPr>
        <w:numPr>
          <w:ilvl w:val="1"/>
          <w:numId w:val="74"/>
        </w:numPr>
      </w:pPr>
      <w:r>
        <w:rPr>
          <w:rFonts w:hint="eastAsia"/>
          <w:lang w:eastAsia="zh-CN"/>
        </w:rPr>
        <w:t>仅适用于数值型变量。</w:t>
      </w:r>
    </w:p>
    <w:p w14:paraId="4D15E665" w14:textId="77777777" w:rsidR="006B3872" w:rsidRDefault="00BA38AC" w:rsidP="00107830">
      <w:pPr>
        <w:numPr>
          <w:ilvl w:val="1"/>
          <w:numId w:val="74"/>
        </w:numPr>
        <w:rPr>
          <w:lang w:eastAsia="zh-CN"/>
        </w:rPr>
      </w:pPr>
      <w:r>
        <w:rPr>
          <w:rFonts w:hint="eastAsia"/>
          <w:lang w:eastAsia="zh-CN"/>
        </w:rPr>
        <w:t>例如，如果有一列的值为</w:t>
      </w:r>
      <w:r>
        <w:rPr>
          <w:lang w:eastAsia="zh-CN"/>
        </w:rPr>
        <w:t xml:space="preserve">[1, 50, 60, 70, 1000] </w:t>
      </w:r>
      <w:r>
        <w:rPr>
          <w:rFonts w:hint="eastAsia"/>
          <w:lang w:eastAsia="zh-CN"/>
        </w:rPr>
        <w:t>，其合理边界为</w:t>
      </w:r>
      <w:r w:rsidR="00245FDA">
        <w:rPr>
          <w:rFonts w:hint="eastAsia"/>
          <w:lang w:eastAsia="zh-CN"/>
        </w:rPr>
        <w:t>（</w:t>
      </w:r>
      <w:r>
        <w:rPr>
          <w:lang w:eastAsia="zh-CN"/>
        </w:rPr>
        <w:t>40, 80</w:t>
      </w:r>
      <w:r w:rsidR="00245FDA">
        <w:rPr>
          <w:rFonts w:hint="eastAsia"/>
          <w:lang w:eastAsia="zh-CN"/>
        </w:rPr>
        <w:t>），</w:t>
      </w:r>
      <w:r>
        <w:rPr>
          <w:rFonts w:hint="eastAsia"/>
          <w:lang w:eastAsia="zh-CN"/>
        </w:rPr>
        <w:t>那么</w:t>
      </w:r>
      <w:r w:rsidRPr="00BA38AC">
        <w:rPr>
          <w:rFonts w:hint="eastAsia"/>
          <w:b/>
          <w:lang w:eastAsia="zh-CN"/>
        </w:rPr>
        <w:t>边界值替换</w:t>
      </w:r>
      <w:r>
        <w:rPr>
          <w:rFonts w:hint="eastAsia"/>
          <w:lang w:eastAsia="zh-CN"/>
        </w:rPr>
        <w:t>会将异常值</w:t>
      </w:r>
      <w:r>
        <w:rPr>
          <w:lang w:eastAsia="zh-CN"/>
        </w:rPr>
        <w:t xml:space="preserve">[1] </w:t>
      </w:r>
      <w:r>
        <w:rPr>
          <w:rFonts w:hint="eastAsia"/>
          <w:lang w:eastAsia="zh-CN"/>
        </w:rPr>
        <w:t>和</w:t>
      </w:r>
      <w:r>
        <w:rPr>
          <w:lang w:eastAsia="zh-CN"/>
        </w:rPr>
        <w:t>[1000]</w:t>
      </w:r>
      <w:r>
        <w:rPr>
          <w:rFonts w:hint="eastAsia"/>
          <w:lang w:eastAsia="zh-CN"/>
        </w:rPr>
        <w:t>替换为</w:t>
      </w:r>
      <w:r>
        <w:rPr>
          <w:rFonts w:hint="eastAsia"/>
          <w:lang w:eastAsia="zh-CN"/>
        </w:rPr>
        <w:t>[</w:t>
      </w:r>
      <w:r>
        <w:rPr>
          <w:lang w:eastAsia="zh-CN"/>
        </w:rPr>
        <w:t>40]</w:t>
      </w:r>
      <w:r>
        <w:rPr>
          <w:rFonts w:hint="eastAsia"/>
          <w:lang w:eastAsia="zh-CN"/>
        </w:rPr>
        <w:t>和</w:t>
      </w:r>
      <w:r>
        <w:rPr>
          <w:rFonts w:hint="eastAsia"/>
          <w:lang w:eastAsia="zh-CN"/>
        </w:rPr>
        <w:t>[</w:t>
      </w:r>
      <w:r>
        <w:rPr>
          <w:lang w:eastAsia="zh-CN"/>
        </w:rPr>
        <w:t>80],</w:t>
      </w:r>
      <w:r>
        <w:rPr>
          <w:rFonts w:hint="eastAsia"/>
          <w:lang w:eastAsia="zh-CN"/>
        </w:rPr>
        <w:t>则这列的值变成了</w:t>
      </w:r>
      <w:r>
        <w:rPr>
          <w:lang w:eastAsia="zh-CN"/>
        </w:rPr>
        <w:t>[40, 50, 60, 70, 80]</w:t>
      </w:r>
      <w:r>
        <w:rPr>
          <w:rFonts w:hint="eastAsia"/>
          <w:lang w:eastAsia="zh-CN"/>
        </w:rPr>
        <w:t>。</w:t>
      </w:r>
    </w:p>
    <w:p w14:paraId="5C3481B0" w14:textId="77777777" w:rsidR="006B3872" w:rsidRDefault="00E52ED1" w:rsidP="00107830">
      <w:pPr>
        <w:numPr>
          <w:ilvl w:val="0"/>
          <w:numId w:val="72"/>
        </w:numPr>
      </w:pPr>
      <w:r>
        <w:rPr>
          <w:rFonts w:hint="eastAsia"/>
          <w:b/>
          <w:lang w:eastAsia="zh-CN"/>
        </w:rPr>
        <w:t>保留</w:t>
      </w:r>
    </w:p>
    <w:p w14:paraId="65602456" w14:textId="77777777" w:rsidR="006B3872" w:rsidRDefault="00E52ED1" w:rsidP="00107830">
      <w:pPr>
        <w:numPr>
          <w:ilvl w:val="1"/>
          <w:numId w:val="75"/>
        </w:numPr>
      </w:pPr>
      <w:r w:rsidRPr="00E52ED1">
        <w:rPr>
          <w:rFonts w:hint="eastAsia"/>
        </w:rPr>
        <w:t>保留异常值。</w:t>
      </w:r>
    </w:p>
    <w:p w14:paraId="345EEA8F" w14:textId="77777777" w:rsidR="006B3872" w:rsidRDefault="00245FDA" w:rsidP="00107830">
      <w:pPr>
        <w:numPr>
          <w:ilvl w:val="1"/>
          <w:numId w:val="75"/>
        </w:numPr>
      </w:pPr>
      <w:r w:rsidRPr="00245FDA">
        <w:rPr>
          <w:rFonts w:hint="eastAsia"/>
        </w:rPr>
        <w:t>仅适用于数值变量。</w:t>
      </w:r>
    </w:p>
    <w:p w14:paraId="38593855" w14:textId="77777777" w:rsidR="006B3872" w:rsidRDefault="00245FDA" w:rsidP="00107830">
      <w:pPr>
        <w:numPr>
          <w:ilvl w:val="0"/>
          <w:numId w:val="72"/>
        </w:numPr>
      </w:pPr>
      <w:r>
        <w:rPr>
          <w:rFonts w:hint="eastAsia"/>
          <w:b/>
          <w:lang w:eastAsia="zh-CN"/>
        </w:rPr>
        <w:t>均值替换</w:t>
      </w:r>
    </w:p>
    <w:p w14:paraId="51D2DA30" w14:textId="77777777" w:rsidR="006B3872" w:rsidRDefault="00245FDA" w:rsidP="00107830">
      <w:pPr>
        <w:numPr>
          <w:ilvl w:val="1"/>
          <w:numId w:val="76"/>
        </w:numPr>
        <w:rPr>
          <w:lang w:eastAsia="zh-CN"/>
        </w:rPr>
      </w:pPr>
      <w:r w:rsidRPr="00245FDA">
        <w:rPr>
          <w:rFonts w:hint="eastAsia"/>
          <w:lang w:eastAsia="zh-CN"/>
        </w:rPr>
        <w:t>将异常值替换为该列中有效范围内所有值的平均值。</w:t>
      </w:r>
    </w:p>
    <w:p w14:paraId="21093DF4" w14:textId="77777777" w:rsidR="006B3872" w:rsidRDefault="00245FDA" w:rsidP="00107830">
      <w:pPr>
        <w:numPr>
          <w:ilvl w:val="1"/>
          <w:numId w:val="76"/>
        </w:numPr>
      </w:pPr>
      <w:r w:rsidRPr="00245FDA">
        <w:rPr>
          <w:rFonts w:hint="eastAsia"/>
        </w:rPr>
        <w:t>仅适用于数值变量。</w:t>
      </w:r>
    </w:p>
    <w:p w14:paraId="7A9A7D4C" w14:textId="77777777" w:rsidR="006B3872" w:rsidRDefault="00245FDA" w:rsidP="00107830">
      <w:pPr>
        <w:numPr>
          <w:ilvl w:val="1"/>
          <w:numId w:val="76"/>
        </w:numPr>
        <w:rPr>
          <w:lang w:eastAsia="zh-CN"/>
        </w:rPr>
      </w:pPr>
      <w:r w:rsidRPr="00245FDA">
        <w:rPr>
          <w:rFonts w:hint="eastAsia"/>
          <w:lang w:eastAsia="zh-CN"/>
        </w:rPr>
        <w:lastRenderedPageBreak/>
        <w:t>例如，如果</w:t>
      </w:r>
      <w:r>
        <w:rPr>
          <w:rFonts w:hint="eastAsia"/>
          <w:lang w:eastAsia="zh-CN"/>
        </w:rPr>
        <w:t>有一</w:t>
      </w:r>
      <w:r w:rsidRPr="00245FDA">
        <w:rPr>
          <w:rFonts w:hint="eastAsia"/>
          <w:lang w:eastAsia="zh-CN"/>
        </w:rPr>
        <w:t>列的值为</w:t>
      </w:r>
      <w:r w:rsidRPr="00245FDA">
        <w:rPr>
          <w:rFonts w:hint="eastAsia"/>
          <w:lang w:eastAsia="zh-CN"/>
        </w:rPr>
        <w:t>[1,50,60,70,1000]</w:t>
      </w:r>
      <w:r>
        <w:rPr>
          <w:rFonts w:hint="eastAsia"/>
          <w:lang w:eastAsia="zh-CN"/>
        </w:rPr>
        <w:t>，其</w:t>
      </w:r>
      <w:r w:rsidRPr="00245FDA">
        <w:rPr>
          <w:rFonts w:hint="eastAsia"/>
          <w:lang w:eastAsia="zh-CN"/>
        </w:rPr>
        <w:t>有效范围为（</w:t>
      </w:r>
      <w:r w:rsidRPr="00245FDA">
        <w:rPr>
          <w:rFonts w:hint="eastAsia"/>
          <w:lang w:eastAsia="zh-CN"/>
        </w:rPr>
        <w:t>40,80</w:t>
      </w:r>
      <w:r w:rsidRPr="00245FDA">
        <w:rPr>
          <w:rFonts w:hint="eastAsia"/>
          <w:lang w:eastAsia="zh-CN"/>
        </w:rPr>
        <w:t>），则异常值</w:t>
      </w:r>
      <w:r w:rsidRPr="00245FDA">
        <w:rPr>
          <w:rFonts w:hint="eastAsia"/>
          <w:lang w:eastAsia="zh-CN"/>
        </w:rPr>
        <w:t>[1]</w:t>
      </w:r>
      <w:r w:rsidRPr="00245FDA">
        <w:rPr>
          <w:rFonts w:hint="eastAsia"/>
          <w:lang w:eastAsia="zh-CN"/>
        </w:rPr>
        <w:t>和</w:t>
      </w:r>
      <w:r w:rsidRPr="00245FDA">
        <w:rPr>
          <w:rFonts w:hint="eastAsia"/>
          <w:lang w:eastAsia="zh-CN"/>
        </w:rPr>
        <w:t>[1000]</w:t>
      </w:r>
      <w:r w:rsidRPr="00245FDA">
        <w:rPr>
          <w:rFonts w:hint="eastAsia"/>
          <w:lang w:eastAsia="zh-CN"/>
        </w:rPr>
        <w:t>将替换为值</w:t>
      </w:r>
      <w:r w:rsidRPr="00245FDA">
        <w:rPr>
          <w:rFonts w:hint="eastAsia"/>
          <w:lang w:eastAsia="zh-CN"/>
        </w:rPr>
        <w:t xml:space="preserve">[60] </w:t>
      </w:r>
      <w:r w:rsidRPr="00245FDA">
        <w:rPr>
          <w:rFonts w:hint="eastAsia"/>
          <w:lang w:eastAsia="zh-CN"/>
        </w:rPr>
        <w:t>，</w:t>
      </w:r>
      <w:r>
        <w:rPr>
          <w:rFonts w:hint="eastAsia"/>
          <w:lang w:eastAsia="zh-CN"/>
        </w:rPr>
        <w:t>则这列的值变成了</w:t>
      </w:r>
      <w:r w:rsidRPr="00245FDA">
        <w:rPr>
          <w:rFonts w:hint="eastAsia"/>
          <w:lang w:eastAsia="zh-CN"/>
        </w:rPr>
        <w:t xml:space="preserve"> [60,50,60,70,60]</w:t>
      </w:r>
      <w:r>
        <w:rPr>
          <w:rFonts w:hint="eastAsia"/>
          <w:lang w:eastAsia="zh-CN"/>
        </w:rPr>
        <w:t>。</w:t>
      </w:r>
    </w:p>
    <w:p w14:paraId="13C5CDA4" w14:textId="77777777" w:rsidR="006B3872" w:rsidRDefault="00245FDA" w:rsidP="00107830">
      <w:pPr>
        <w:numPr>
          <w:ilvl w:val="0"/>
          <w:numId w:val="72"/>
        </w:numPr>
      </w:pPr>
      <w:r>
        <w:rPr>
          <w:rFonts w:hint="eastAsia"/>
          <w:b/>
          <w:lang w:eastAsia="zh-CN"/>
        </w:rPr>
        <w:t>中值替换</w:t>
      </w:r>
    </w:p>
    <w:p w14:paraId="266EB7F7" w14:textId="77777777" w:rsidR="006B3872" w:rsidRDefault="00245FDA" w:rsidP="00107830">
      <w:pPr>
        <w:numPr>
          <w:ilvl w:val="1"/>
          <w:numId w:val="77"/>
        </w:numPr>
        <w:rPr>
          <w:lang w:eastAsia="zh-CN"/>
        </w:rPr>
      </w:pPr>
      <w:r w:rsidRPr="00245FDA">
        <w:rPr>
          <w:rFonts w:hint="eastAsia"/>
          <w:lang w:eastAsia="zh-CN"/>
        </w:rPr>
        <w:t>将异常值替换为该列中有效范围内所有值的中位数值。</w:t>
      </w:r>
    </w:p>
    <w:p w14:paraId="009438BB" w14:textId="77777777" w:rsidR="006B3872" w:rsidRDefault="00245FDA" w:rsidP="00107830">
      <w:pPr>
        <w:numPr>
          <w:ilvl w:val="1"/>
          <w:numId w:val="77"/>
        </w:numPr>
      </w:pPr>
      <w:r w:rsidRPr="00245FDA">
        <w:rPr>
          <w:rFonts w:hint="eastAsia"/>
        </w:rPr>
        <w:t>仅适用于数值变量。</w:t>
      </w:r>
    </w:p>
    <w:p w14:paraId="515101AC" w14:textId="77777777" w:rsidR="006B3872" w:rsidRDefault="00245FDA" w:rsidP="00107830">
      <w:pPr>
        <w:numPr>
          <w:ilvl w:val="1"/>
          <w:numId w:val="77"/>
        </w:numPr>
        <w:rPr>
          <w:lang w:eastAsia="zh-CN"/>
        </w:rPr>
      </w:pPr>
      <w:r w:rsidRPr="00245FDA">
        <w:rPr>
          <w:rFonts w:hint="eastAsia"/>
          <w:lang w:eastAsia="zh-CN"/>
        </w:rPr>
        <w:t>例如，如果</w:t>
      </w:r>
      <w:r>
        <w:rPr>
          <w:rFonts w:hint="eastAsia"/>
          <w:lang w:eastAsia="zh-CN"/>
        </w:rPr>
        <w:t>有一</w:t>
      </w:r>
      <w:r w:rsidRPr="00245FDA">
        <w:rPr>
          <w:rFonts w:hint="eastAsia"/>
          <w:lang w:eastAsia="zh-CN"/>
        </w:rPr>
        <w:t>列的值为</w:t>
      </w:r>
      <w:r w:rsidRPr="00245FDA">
        <w:rPr>
          <w:rFonts w:hint="eastAsia"/>
          <w:lang w:eastAsia="zh-CN"/>
        </w:rPr>
        <w:t>[1,6,5,8,50]</w:t>
      </w:r>
      <w:r>
        <w:rPr>
          <w:rFonts w:hint="eastAsia"/>
          <w:lang w:eastAsia="zh-CN"/>
        </w:rPr>
        <w:t>，其</w:t>
      </w:r>
      <w:r w:rsidRPr="00245FDA">
        <w:rPr>
          <w:rFonts w:hint="eastAsia"/>
          <w:lang w:eastAsia="zh-CN"/>
        </w:rPr>
        <w:t>有效范围为（</w:t>
      </w:r>
      <w:r w:rsidRPr="00245FDA">
        <w:rPr>
          <w:rFonts w:hint="eastAsia"/>
          <w:lang w:eastAsia="zh-CN"/>
        </w:rPr>
        <w:t>3,10</w:t>
      </w:r>
      <w:r w:rsidRPr="00245FDA">
        <w:rPr>
          <w:rFonts w:hint="eastAsia"/>
          <w:lang w:eastAsia="zh-CN"/>
        </w:rPr>
        <w:t>），则异常值</w:t>
      </w:r>
      <w:r w:rsidRPr="00245FDA">
        <w:rPr>
          <w:rFonts w:hint="eastAsia"/>
          <w:lang w:eastAsia="zh-CN"/>
        </w:rPr>
        <w:t>[1]</w:t>
      </w:r>
      <w:r w:rsidRPr="00245FDA">
        <w:rPr>
          <w:rFonts w:hint="eastAsia"/>
          <w:lang w:eastAsia="zh-CN"/>
        </w:rPr>
        <w:t>和</w:t>
      </w:r>
      <w:r w:rsidRPr="00245FDA">
        <w:rPr>
          <w:rFonts w:hint="eastAsia"/>
          <w:lang w:eastAsia="zh-CN"/>
        </w:rPr>
        <w:t>[50]</w:t>
      </w:r>
      <w:r w:rsidRPr="00245FDA">
        <w:rPr>
          <w:rFonts w:hint="eastAsia"/>
          <w:lang w:eastAsia="zh-CN"/>
        </w:rPr>
        <w:t>将替换为值</w:t>
      </w:r>
      <w:r w:rsidRPr="00245FDA">
        <w:rPr>
          <w:rFonts w:hint="eastAsia"/>
          <w:lang w:eastAsia="zh-CN"/>
        </w:rPr>
        <w:t>[6 ]</w:t>
      </w:r>
      <w:r w:rsidRPr="00245FDA">
        <w:rPr>
          <w:rFonts w:hint="eastAsia"/>
          <w:lang w:eastAsia="zh-CN"/>
        </w:rPr>
        <w:t>，</w:t>
      </w:r>
      <w:r>
        <w:rPr>
          <w:rFonts w:hint="eastAsia"/>
          <w:lang w:eastAsia="zh-CN"/>
        </w:rPr>
        <w:t>则这列的值变成了</w:t>
      </w:r>
      <w:r w:rsidRPr="00245FDA">
        <w:rPr>
          <w:rFonts w:hint="eastAsia"/>
          <w:lang w:eastAsia="zh-CN"/>
        </w:rPr>
        <w:t>[6,6,5,8,6]</w:t>
      </w:r>
      <w:r w:rsidRPr="00245FDA">
        <w:rPr>
          <w:rFonts w:hint="eastAsia"/>
          <w:lang w:eastAsia="zh-CN"/>
        </w:rPr>
        <w:t>。</w:t>
      </w:r>
    </w:p>
    <w:p w14:paraId="2BBA15FA" w14:textId="77777777" w:rsidR="006B3872" w:rsidRDefault="00245FDA" w:rsidP="00107830">
      <w:pPr>
        <w:numPr>
          <w:ilvl w:val="0"/>
          <w:numId w:val="72"/>
        </w:numPr>
      </w:pPr>
      <w:r>
        <w:rPr>
          <w:rFonts w:hint="eastAsia"/>
          <w:b/>
          <w:lang w:eastAsia="zh-CN"/>
        </w:rPr>
        <w:t>删除行</w:t>
      </w:r>
    </w:p>
    <w:p w14:paraId="1CE9EBBE" w14:textId="77777777" w:rsidR="006B3872" w:rsidRDefault="00245FDA" w:rsidP="00107830">
      <w:pPr>
        <w:numPr>
          <w:ilvl w:val="1"/>
          <w:numId w:val="78"/>
        </w:numPr>
      </w:pPr>
      <w:r w:rsidRPr="00245FDA">
        <w:rPr>
          <w:rFonts w:hint="eastAsia"/>
        </w:rPr>
        <w:t>删除包含异常值的行。</w:t>
      </w:r>
    </w:p>
    <w:p w14:paraId="55059C48" w14:textId="77777777" w:rsidR="006B3872" w:rsidRDefault="00245FDA" w:rsidP="00107830">
      <w:pPr>
        <w:numPr>
          <w:ilvl w:val="0"/>
          <w:numId w:val="72"/>
        </w:numPr>
      </w:pPr>
      <w:r>
        <w:rPr>
          <w:b/>
        </w:rPr>
        <w:t>0</w:t>
      </w:r>
      <w:r>
        <w:rPr>
          <w:rFonts w:hint="eastAsia"/>
          <w:b/>
          <w:lang w:eastAsia="zh-CN"/>
        </w:rPr>
        <w:t>值替换</w:t>
      </w:r>
    </w:p>
    <w:p w14:paraId="53496234" w14:textId="77777777" w:rsidR="006B3872" w:rsidRDefault="00245FDA" w:rsidP="00107830">
      <w:pPr>
        <w:numPr>
          <w:ilvl w:val="1"/>
          <w:numId w:val="79"/>
        </w:numPr>
      </w:pPr>
      <w:r w:rsidRPr="00245FDA">
        <w:rPr>
          <w:rFonts w:hint="eastAsia"/>
        </w:rPr>
        <w:t>将异常值替换为</w:t>
      </w:r>
      <w:r w:rsidRPr="00245FDA">
        <w:rPr>
          <w:rFonts w:hint="eastAsia"/>
        </w:rPr>
        <w:t>0</w:t>
      </w:r>
      <w:r w:rsidRPr="00245FDA">
        <w:rPr>
          <w:rFonts w:hint="eastAsia"/>
        </w:rPr>
        <w:t>。</w:t>
      </w:r>
    </w:p>
    <w:p w14:paraId="41493BE2" w14:textId="77777777" w:rsidR="006B3872" w:rsidRDefault="00245FDA" w:rsidP="00107830">
      <w:pPr>
        <w:numPr>
          <w:ilvl w:val="1"/>
          <w:numId w:val="79"/>
        </w:numPr>
      </w:pPr>
      <w:r w:rsidRPr="00245FDA">
        <w:rPr>
          <w:rFonts w:hint="eastAsia"/>
        </w:rPr>
        <w:t>仅适用于数值变量。</w:t>
      </w:r>
    </w:p>
    <w:bookmarkStart w:id="172" w:name="_fixing_missing_values"/>
    <w:p w14:paraId="318B2285" w14:textId="77777777" w:rsidR="006B3872" w:rsidRDefault="00107830">
      <w:pPr>
        <w:pStyle w:val="3"/>
      </w:pPr>
      <w:r>
        <w:fldChar w:fldCharType="begin"/>
      </w:r>
      <w:r>
        <w:instrText xml:space="preserve"> HYPERLINK \l "_fixing_missing_values" \h </w:instrText>
      </w:r>
      <w:r>
        <w:fldChar w:fldCharType="end"/>
      </w:r>
      <w:hyperlink w:anchor="_fixing_missing_values">
        <w:r>
          <w:rPr>
            <w:rStyle w:val="ad"/>
          </w:rPr>
          <w:t xml:space="preserve">A.2. </w:t>
        </w:r>
        <w:r w:rsidR="00245FDA" w:rsidRPr="00245FDA">
          <w:rPr>
            <w:rStyle w:val="ad"/>
            <w:rFonts w:hint="eastAsia"/>
          </w:rPr>
          <w:t>修复缺失值</w:t>
        </w:r>
      </w:hyperlink>
      <w:bookmarkEnd w:id="172"/>
    </w:p>
    <w:p w14:paraId="41B824DA" w14:textId="77777777" w:rsidR="006B3872" w:rsidRDefault="00245FDA" w:rsidP="00107830">
      <w:pPr>
        <w:numPr>
          <w:ilvl w:val="0"/>
          <w:numId w:val="80"/>
        </w:numPr>
      </w:pPr>
      <w:r w:rsidRPr="00245FDA">
        <w:rPr>
          <w:rFonts w:hint="eastAsia"/>
          <w:b/>
        </w:rPr>
        <w:t>替换最常见的值</w:t>
      </w:r>
    </w:p>
    <w:p w14:paraId="506AA58C" w14:textId="77777777" w:rsidR="006B3872" w:rsidRDefault="00245FDA" w:rsidP="00107830">
      <w:pPr>
        <w:numPr>
          <w:ilvl w:val="1"/>
          <w:numId w:val="81"/>
        </w:numPr>
      </w:pPr>
      <w:r w:rsidRPr="00245FDA">
        <w:rPr>
          <w:rFonts w:hint="eastAsia"/>
        </w:rPr>
        <w:t>仅适用于分类变量</w:t>
      </w:r>
      <w:r>
        <w:rPr>
          <w:rFonts w:hint="eastAsia"/>
          <w:lang w:eastAsia="zh-CN"/>
        </w:rPr>
        <w:t>。</w:t>
      </w:r>
    </w:p>
    <w:p w14:paraId="265DCA59" w14:textId="77777777" w:rsidR="006B3872" w:rsidRDefault="00245FDA" w:rsidP="00107830">
      <w:pPr>
        <w:numPr>
          <w:ilvl w:val="1"/>
          <w:numId w:val="81"/>
        </w:numPr>
        <w:rPr>
          <w:lang w:eastAsia="zh-CN"/>
        </w:rPr>
      </w:pPr>
      <w:r w:rsidRPr="00245FDA">
        <w:rPr>
          <w:rFonts w:hint="eastAsia"/>
          <w:lang w:eastAsia="zh-CN"/>
        </w:rPr>
        <w:t>例如，如果</w:t>
      </w:r>
      <w:r>
        <w:rPr>
          <w:rFonts w:hint="eastAsia"/>
          <w:lang w:eastAsia="zh-CN"/>
        </w:rPr>
        <w:t>有一的值为</w:t>
      </w:r>
      <w:r w:rsidRPr="00245FDA">
        <w:rPr>
          <w:rFonts w:hint="eastAsia"/>
          <w:lang w:eastAsia="zh-CN"/>
        </w:rPr>
        <w:t>[1,2,5,3,2]</w:t>
      </w:r>
      <w:r w:rsidRPr="00245FDA">
        <w:rPr>
          <w:rFonts w:hint="eastAsia"/>
          <w:lang w:eastAsia="zh-CN"/>
        </w:rPr>
        <w:t>，则所有缺失值将设置为类别</w:t>
      </w:r>
      <w:r w:rsidRPr="00245FDA">
        <w:rPr>
          <w:rFonts w:hint="eastAsia"/>
          <w:lang w:eastAsia="zh-CN"/>
        </w:rPr>
        <w:t>2</w:t>
      </w:r>
      <w:r w:rsidRPr="00245FDA">
        <w:rPr>
          <w:rFonts w:hint="eastAsia"/>
          <w:lang w:eastAsia="zh-CN"/>
        </w:rPr>
        <w:t>。</w:t>
      </w:r>
    </w:p>
    <w:p w14:paraId="77286DAE" w14:textId="77777777" w:rsidR="006B3872" w:rsidRDefault="00245FDA" w:rsidP="00107830">
      <w:pPr>
        <w:numPr>
          <w:ilvl w:val="0"/>
          <w:numId w:val="80"/>
        </w:numPr>
      </w:pPr>
      <w:r w:rsidRPr="00245FDA">
        <w:rPr>
          <w:rFonts w:hint="eastAsia"/>
          <w:b/>
        </w:rPr>
        <w:t>•替换为新的唯一值</w:t>
      </w:r>
    </w:p>
    <w:p w14:paraId="650492A3" w14:textId="77777777" w:rsidR="006B3872" w:rsidRDefault="00245FDA" w:rsidP="00107830">
      <w:pPr>
        <w:numPr>
          <w:ilvl w:val="1"/>
          <w:numId w:val="82"/>
        </w:numPr>
        <w:rPr>
          <w:lang w:eastAsia="zh-CN"/>
        </w:rPr>
      </w:pPr>
      <w:r w:rsidRPr="00245FDA">
        <w:rPr>
          <w:rFonts w:hint="eastAsia"/>
          <w:lang w:eastAsia="zh-CN"/>
        </w:rPr>
        <w:t>用</w:t>
      </w:r>
      <w:r>
        <w:rPr>
          <w:rFonts w:hint="eastAsia"/>
          <w:lang w:eastAsia="zh-CN"/>
        </w:rPr>
        <w:t>一个全新的唯一值作为一个新类别，来</w:t>
      </w:r>
      <w:r w:rsidRPr="00245FDA">
        <w:rPr>
          <w:rFonts w:hint="eastAsia"/>
          <w:lang w:eastAsia="zh-CN"/>
        </w:rPr>
        <w:t>替换缺失值。</w:t>
      </w:r>
    </w:p>
    <w:p w14:paraId="7B7A5CBD" w14:textId="77777777" w:rsidR="006B3872" w:rsidRDefault="00245FDA" w:rsidP="00107830">
      <w:pPr>
        <w:numPr>
          <w:ilvl w:val="1"/>
          <w:numId w:val="82"/>
        </w:numPr>
      </w:pPr>
      <w:r w:rsidRPr="00245FDA">
        <w:rPr>
          <w:rFonts w:hint="eastAsia"/>
        </w:rPr>
        <w:t>仅适用于分类变量</w:t>
      </w:r>
      <w:r>
        <w:rPr>
          <w:rFonts w:hint="eastAsia"/>
        </w:rPr>
        <w:t>。</w:t>
      </w:r>
    </w:p>
    <w:p w14:paraId="2044C396" w14:textId="77777777" w:rsidR="006B3872" w:rsidRDefault="00245FDA" w:rsidP="00107830">
      <w:pPr>
        <w:numPr>
          <w:ilvl w:val="0"/>
          <w:numId w:val="80"/>
        </w:numPr>
      </w:pPr>
      <w:r>
        <w:rPr>
          <w:b/>
        </w:rPr>
        <w:t>平均值替换</w:t>
      </w:r>
    </w:p>
    <w:p w14:paraId="09100DF7" w14:textId="77777777" w:rsidR="006B3872" w:rsidRDefault="00245FDA" w:rsidP="00107830">
      <w:pPr>
        <w:numPr>
          <w:ilvl w:val="1"/>
          <w:numId w:val="83"/>
        </w:numPr>
        <w:rPr>
          <w:lang w:eastAsia="zh-CN"/>
        </w:rPr>
      </w:pPr>
      <w:r w:rsidRPr="00245FDA">
        <w:rPr>
          <w:rFonts w:hint="eastAsia"/>
          <w:lang w:eastAsia="zh-CN"/>
        </w:rPr>
        <w:t>将缺失值替换为列中剩余值的平均值。</w:t>
      </w:r>
    </w:p>
    <w:p w14:paraId="47F4603F" w14:textId="77777777" w:rsidR="006B3872" w:rsidRDefault="00245FDA" w:rsidP="00107830">
      <w:pPr>
        <w:numPr>
          <w:ilvl w:val="1"/>
          <w:numId w:val="83"/>
        </w:numPr>
      </w:pPr>
      <w:r w:rsidRPr="00245FDA">
        <w:rPr>
          <w:rFonts w:hint="eastAsia"/>
        </w:rPr>
        <w:t>仅适用于数值变量。</w:t>
      </w:r>
    </w:p>
    <w:p w14:paraId="051D2E7A" w14:textId="77777777" w:rsidR="006B3872" w:rsidRDefault="00245FDA" w:rsidP="00107830">
      <w:pPr>
        <w:numPr>
          <w:ilvl w:val="1"/>
          <w:numId w:val="83"/>
        </w:numPr>
        <w:rPr>
          <w:lang w:eastAsia="zh-CN"/>
        </w:rPr>
      </w:pPr>
      <w:r w:rsidRPr="00245FDA">
        <w:rPr>
          <w:rFonts w:hint="eastAsia"/>
          <w:lang w:eastAsia="zh-CN"/>
        </w:rPr>
        <w:t>例如，如果</w:t>
      </w:r>
      <w:r>
        <w:rPr>
          <w:rFonts w:hint="eastAsia"/>
          <w:lang w:eastAsia="zh-CN"/>
        </w:rPr>
        <w:t>有一列具有以下非</w:t>
      </w:r>
      <w:r w:rsidRPr="00245FDA">
        <w:rPr>
          <w:rFonts w:hint="eastAsia"/>
          <w:lang w:eastAsia="zh-CN"/>
        </w:rPr>
        <w:t>缺失值</w:t>
      </w:r>
      <w:r w:rsidRPr="00245FDA">
        <w:rPr>
          <w:rFonts w:hint="eastAsia"/>
          <w:lang w:eastAsia="zh-CN"/>
        </w:rPr>
        <w:t>[4,6,8]</w:t>
      </w:r>
      <w:r w:rsidRPr="00245FDA">
        <w:rPr>
          <w:rFonts w:hint="eastAsia"/>
          <w:lang w:eastAsia="zh-CN"/>
        </w:rPr>
        <w:t>，则所有缺失值将替换为值</w:t>
      </w:r>
      <w:r w:rsidRPr="00245FDA">
        <w:rPr>
          <w:rFonts w:hint="eastAsia"/>
          <w:lang w:eastAsia="zh-CN"/>
        </w:rPr>
        <w:t>6</w:t>
      </w:r>
      <w:r w:rsidRPr="00245FDA">
        <w:rPr>
          <w:rFonts w:hint="eastAsia"/>
          <w:lang w:eastAsia="zh-CN"/>
        </w:rPr>
        <w:t>。</w:t>
      </w:r>
    </w:p>
    <w:p w14:paraId="4B8CACC7" w14:textId="77777777" w:rsidR="006B3872" w:rsidRDefault="003F754E" w:rsidP="00107830">
      <w:pPr>
        <w:numPr>
          <w:ilvl w:val="0"/>
          <w:numId w:val="80"/>
        </w:numPr>
      </w:pPr>
      <w:r>
        <w:rPr>
          <w:rFonts w:hint="eastAsia"/>
          <w:b/>
          <w:lang w:eastAsia="zh-CN"/>
        </w:rPr>
        <w:t>中值替换</w:t>
      </w:r>
    </w:p>
    <w:p w14:paraId="6ECD1972" w14:textId="77777777" w:rsidR="006B3872" w:rsidRDefault="003F754E" w:rsidP="00107830">
      <w:pPr>
        <w:numPr>
          <w:ilvl w:val="1"/>
          <w:numId w:val="84"/>
        </w:numPr>
        <w:rPr>
          <w:lang w:eastAsia="zh-CN"/>
        </w:rPr>
      </w:pPr>
      <w:r w:rsidRPr="003F754E">
        <w:rPr>
          <w:rFonts w:hint="eastAsia"/>
          <w:lang w:eastAsia="zh-CN"/>
        </w:rPr>
        <w:t>将缺失值替换为列中剩余值的中位数</w:t>
      </w:r>
      <w:r>
        <w:rPr>
          <w:rFonts w:hint="eastAsia"/>
          <w:lang w:eastAsia="zh-CN"/>
        </w:rPr>
        <w:t>。</w:t>
      </w:r>
    </w:p>
    <w:p w14:paraId="4D560B5F" w14:textId="77777777" w:rsidR="006B3872" w:rsidRDefault="003F754E" w:rsidP="00107830">
      <w:pPr>
        <w:numPr>
          <w:ilvl w:val="1"/>
          <w:numId w:val="84"/>
        </w:numPr>
      </w:pPr>
      <w:r w:rsidRPr="003F754E">
        <w:rPr>
          <w:rFonts w:hint="eastAsia"/>
        </w:rPr>
        <w:lastRenderedPageBreak/>
        <w:t>仅适用于数值变量</w:t>
      </w:r>
      <w:r>
        <w:rPr>
          <w:rFonts w:hint="eastAsia"/>
          <w:lang w:eastAsia="zh-CN"/>
        </w:rPr>
        <w:t>。</w:t>
      </w:r>
    </w:p>
    <w:p w14:paraId="78FF1725" w14:textId="77777777" w:rsidR="006B3872" w:rsidRDefault="003F754E" w:rsidP="00107830">
      <w:pPr>
        <w:numPr>
          <w:ilvl w:val="1"/>
          <w:numId w:val="84"/>
        </w:numPr>
        <w:rPr>
          <w:lang w:eastAsia="zh-CN"/>
        </w:rPr>
      </w:pPr>
      <w:r w:rsidRPr="003F754E">
        <w:rPr>
          <w:rFonts w:hint="eastAsia"/>
          <w:lang w:eastAsia="zh-CN"/>
        </w:rPr>
        <w:t>例如，如果</w:t>
      </w:r>
      <w:r>
        <w:rPr>
          <w:rFonts w:hint="eastAsia"/>
          <w:lang w:eastAsia="zh-CN"/>
        </w:rPr>
        <w:t>有一</w:t>
      </w:r>
      <w:r w:rsidRPr="003F754E">
        <w:rPr>
          <w:rFonts w:hint="eastAsia"/>
          <w:lang w:eastAsia="zh-CN"/>
        </w:rPr>
        <w:t>列具有以下非缺失值</w:t>
      </w:r>
      <w:r w:rsidRPr="003F754E">
        <w:rPr>
          <w:rFonts w:hint="eastAsia"/>
          <w:lang w:eastAsia="zh-CN"/>
        </w:rPr>
        <w:t>[6,5,8]</w:t>
      </w:r>
      <w:r w:rsidRPr="003F754E">
        <w:rPr>
          <w:rFonts w:hint="eastAsia"/>
          <w:lang w:eastAsia="zh-CN"/>
        </w:rPr>
        <w:t>，则所有缺失值将替换为值</w:t>
      </w:r>
      <w:r w:rsidRPr="003F754E">
        <w:rPr>
          <w:rFonts w:hint="eastAsia"/>
          <w:lang w:eastAsia="zh-CN"/>
        </w:rPr>
        <w:t>6</w:t>
      </w:r>
      <w:r w:rsidRPr="003F754E">
        <w:rPr>
          <w:rFonts w:hint="eastAsia"/>
          <w:lang w:eastAsia="zh-CN"/>
        </w:rPr>
        <w:t>。</w:t>
      </w:r>
    </w:p>
    <w:p w14:paraId="6D27EC43" w14:textId="77777777" w:rsidR="006B3872" w:rsidRDefault="003F754E" w:rsidP="00107830">
      <w:pPr>
        <w:numPr>
          <w:ilvl w:val="0"/>
          <w:numId w:val="80"/>
        </w:numPr>
      </w:pPr>
      <w:r w:rsidRPr="003F754E">
        <w:rPr>
          <w:rFonts w:hint="eastAsia"/>
          <w:b/>
        </w:rPr>
        <w:t>删除行</w:t>
      </w:r>
    </w:p>
    <w:p w14:paraId="2F9FB011" w14:textId="77777777" w:rsidR="006B3872" w:rsidRDefault="003F754E" w:rsidP="00107830">
      <w:pPr>
        <w:numPr>
          <w:ilvl w:val="1"/>
          <w:numId w:val="85"/>
        </w:numPr>
      </w:pPr>
      <w:r w:rsidRPr="003F754E">
        <w:rPr>
          <w:rFonts w:hint="eastAsia"/>
        </w:rPr>
        <w:t>删除包含缺失值的行。</w:t>
      </w:r>
    </w:p>
    <w:p w14:paraId="1C323B0B" w14:textId="77777777" w:rsidR="006B3872" w:rsidRDefault="002D208B" w:rsidP="00107830">
      <w:pPr>
        <w:numPr>
          <w:ilvl w:val="0"/>
          <w:numId w:val="80"/>
        </w:numPr>
      </w:pPr>
      <w:r>
        <w:rPr>
          <w:b/>
        </w:rPr>
        <w:t>0</w:t>
      </w:r>
      <w:r>
        <w:rPr>
          <w:rFonts w:hint="eastAsia"/>
          <w:b/>
          <w:lang w:eastAsia="zh-CN"/>
        </w:rPr>
        <w:t>值替换</w:t>
      </w:r>
    </w:p>
    <w:p w14:paraId="4E0FD7AF" w14:textId="77777777" w:rsidR="006B3872" w:rsidRDefault="002D208B" w:rsidP="00107830">
      <w:pPr>
        <w:numPr>
          <w:ilvl w:val="1"/>
          <w:numId w:val="86"/>
        </w:numPr>
      </w:pPr>
      <w:r w:rsidRPr="002D208B">
        <w:rPr>
          <w:rFonts w:hint="eastAsia"/>
        </w:rPr>
        <w:t>用</w:t>
      </w:r>
      <w:r w:rsidRPr="002D208B">
        <w:rPr>
          <w:rFonts w:hint="eastAsia"/>
        </w:rPr>
        <w:t>0</w:t>
      </w:r>
      <w:r w:rsidRPr="002D208B">
        <w:rPr>
          <w:rFonts w:hint="eastAsia"/>
        </w:rPr>
        <w:t>替换缺失值。</w:t>
      </w:r>
    </w:p>
    <w:p w14:paraId="50D22160" w14:textId="77777777" w:rsidR="006B3872" w:rsidRDefault="002D208B" w:rsidP="00107830">
      <w:pPr>
        <w:numPr>
          <w:ilvl w:val="1"/>
          <w:numId w:val="86"/>
        </w:numPr>
      </w:pPr>
      <w:r w:rsidRPr="002D208B">
        <w:rPr>
          <w:rFonts w:hint="eastAsia"/>
        </w:rPr>
        <w:t>仅适用于数值变量</w:t>
      </w:r>
      <w:r>
        <w:rPr>
          <w:rFonts w:hint="eastAsia"/>
          <w:lang w:eastAsia="zh-CN"/>
        </w:rPr>
        <w:t>。</w:t>
      </w:r>
    </w:p>
    <w:p w14:paraId="285740AF" w14:textId="77777777" w:rsidR="006B3872" w:rsidRDefault="002D208B" w:rsidP="00107830">
      <w:pPr>
        <w:numPr>
          <w:ilvl w:val="0"/>
          <w:numId w:val="80"/>
        </w:numPr>
      </w:pPr>
      <w:r>
        <w:rPr>
          <w:rFonts w:hint="eastAsia"/>
          <w:b/>
          <w:lang w:eastAsia="zh-CN"/>
        </w:rPr>
        <w:t>为什么缺失？</w:t>
      </w:r>
    </w:p>
    <w:p w14:paraId="36594720" w14:textId="77777777" w:rsidR="006B3872" w:rsidRDefault="002D208B" w:rsidP="00107830">
      <w:pPr>
        <w:numPr>
          <w:ilvl w:val="1"/>
          <w:numId w:val="87"/>
        </w:numPr>
      </w:pPr>
      <w:r w:rsidRPr="002D208B">
        <w:rPr>
          <w:rFonts w:hint="eastAsia"/>
        </w:rPr>
        <w:t>您可以要求</w:t>
      </w:r>
      <w:r w:rsidRPr="002D208B">
        <w:rPr>
          <w:rFonts w:hint="eastAsia"/>
        </w:rPr>
        <w:t>R2-Learn</w:t>
      </w:r>
      <w:r w:rsidRPr="002D208B">
        <w:rPr>
          <w:rFonts w:hint="eastAsia"/>
        </w:rPr>
        <w:t>为您修复缺失的值。选择以下三个选项之一来告知</w:t>
      </w:r>
      <w:r w:rsidRPr="002D208B">
        <w:rPr>
          <w:rFonts w:hint="eastAsia"/>
        </w:rPr>
        <w:t>R2-Learn</w:t>
      </w:r>
      <w:r w:rsidRPr="002D208B">
        <w:rPr>
          <w:rFonts w:hint="eastAsia"/>
        </w:rPr>
        <w:t>缺少值的原因，让</w:t>
      </w:r>
      <w:r w:rsidRPr="002D208B">
        <w:rPr>
          <w:rFonts w:hint="eastAsia"/>
        </w:rPr>
        <w:t>R2-Learn</w:t>
      </w:r>
      <w:r w:rsidRPr="002D208B">
        <w:rPr>
          <w:rFonts w:hint="eastAsia"/>
        </w:rPr>
        <w:t>自动修复缺失值：</w:t>
      </w:r>
    </w:p>
    <w:p w14:paraId="1A0A7064" w14:textId="77777777" w:rsidR="006B3872" w:rsidRDefault="002D208B" w:rsidP="00107830">
      <w:pPr>
        <w:numPr>
          <w:ilvl w:val="2"/>
          <w:numId w:val="88"/>
        </w:numPr>
      </w:pPr>
      <w:r w:rsidRPr="002D208B">
        <w:rPr>
          <w:rFonts w:hint="eastAsia"/>
        </w:rPr>
        <w:t>“我不知道”</w:t>
      </w:r>
    </w:p>
    <w:p w14:paraId="1D867709" w14:textId="77777777" w:rsidR="006B3872" w:rsidRDefault="002D208B" w:rsidP="00107830">
      <w:pPr>
        <w:numPr>
          <w:ilvl w:val="2"/>
          <w:numId w:val="88"/>
        </w:numPr>
      </w:pPr>
      <w:r w:rsidRPr="002D208B">
        <w:rPr>
          <w:rFonts w:hint="eastAsia"/>
        </w:rPr>
        <w:t>“故意留空”</w:t>
      </w:r>
    </w:p>
    <w:p w14:paraId="4A914B6B" w14:textId="2D32D6EF" w:rsidR="006B3872" w:rsidRDefault="002D208B" w:rsidP="00107830">
      <w:pPr>
        <w:numPr>
          <w:ilvl w:val="2"/>
          <w:numId w:val="88"/>
        </w:numPr>
        <w:rPr>
          <w:ins w:id="173" w:author="Li Xiang" w:date="2018-10-19T17:15:00Z"/>
        </w:rPr>
      </w:pPr>
      <w:r w:rsidRPr="002D208B">
        <w:rPr>
          <w:rFonts w:hint="eastAsia"/>
        </w:rPr>
        <w:t>“无法收集数据”</w:t>
      </w:r>
    </w:p>
    <w:p w14:paraId="51D202A0" w14:textId="63992BB4" w:rsidR="003D39CF" w:rsidRDefault="003D39CF" w:rsidP="003D39CF">
      <w:pPr>
        <w:pStyle w:val="3"/>
        <w:rPr>
          <w:ins w:id="174" w:author="Li Xiang" w:date="2018-10-19T17:15:00Z"/>
        </w:rPr>
      </w:pPr>
      <w:ins w:id="175" w:author="Li Xiang" w:date="2018-10-19T17:15:00Z">
        <w:r>
          <w:rPr>
            <w:rStyle w:val="ad"/>
          </w:rPr>
          <w:fldChar w:fldCharType="begin"/>
        </w:r>
        <w:r>
          <w:rPr>
            <w:rStyle w:val="ad"/>
          </w:rPr>
          <w:instrText xml:space="preserve"> HYPERLINK \l "_fixing_missing_values" \h </w:instrText>
        </w:r>
        <w:r>
          <w:rPr>
            <w:rStyle w:val="ad"/>
          </w:rPr>
          <w:fldChar w:fldCharType="separate"/>
        </w:r>
        <w:r>
          <w:rPr>
            <w:rStyle w:val="ad"/>
          </w:rPr>
          <w:t>A.</w:t>
        </w:r>
        <w:r>
          <w:rPr>
            <w:rStyle w:val="ad"/>
          </w:rPr>
          <w:t>3</w:t>
        </w:r>
        <w:r>
          <w:rPr>
            <w:rStyle w:val="ad"/>
          </w:rPr>
          <w:t xml:space="preserve">. </w:t>
        </w:r>
        <w:r w:rsidRPr="00245FDA">
          <w:rPr>
            <w:rStyle w:val="ad"/>
            <w:rFonts w:hint="eastAsia"/>
          </w:rPr>
          <w:t>修复</w:t>
        </w:r>
        <w:r>
          <w:rPr>
            <w:rStyle w:val="ad"/>
            <w:rFonts w:hint="eastAsia"/>
            <w:lang w:eastAsia="zh-CN"/>
          </w:rPr>
          <w:t>数据类型错配</w:t>
        </w:r>
        <w:r>
          <w:rPr>
            <w:rStyle w:val="ad"/>
          </w:rPr>
          <w:fldChar w:fldCharType="end"/>
        </w:r>
      </w:ins>
    </w:p>
    <w:p w14:paraId="72305F22" w14:textId="77777777" w:rsidR="003D39CF" w:rsidRDefault="003D39CF" w:rsidP="003D39CF">
      <w:pPr>
        <w:numPr>
          <w:ilvl w:val="0"/>
          <w:numId w:val="80"/>
        </w:numPr>
        <w:rPr>
          <w:ins w:id="176" w:author="Li Xiang" w:date="2018-10-19T17:15:00Z"/>
        </w:rPr>
      </w:pPr>
      <w:ins w:id="177" w:author="Li Xiang" w:date="2018-10-19T17:15:00Z">
        <w:r>
          <w:rPr>
            <w:b/>
          </w:rPr>
          <w:t>平均值替换</w:t>
        </w:r>
      </w:ins>
    </w:p>
    <w:p w14:paraId="44BE981C" w14:textId="3CE4EAE7" w:rsidR="003D39CF" w:rsidRDefault="003D39CF" w:rsidP="003D39CF">
      <w:pPr>
        <w:numPr>
          <w:ilvl w:val="1"/>
          <w:numId w:val="83"/>
        </w:numPr>
        <w:rPr>
          <w:ins w:id="178" w:author="Li Xiang" w:date="2018-10-19T17:15:00Z"/>
          <w:lang w:eastAsia="zh-CN"/>
        </w:rPr>
      </w:pPr>
      <w:ins w:id="179" w:author="Li Xiang" w:date="2018-10-19T17:15:00Z">
        <w:r w:rsidRPr="00245FDA">
          <w:rPr>
            <w:rFonts w:hint="eastAsia"/>
            <w:lang w:eastAsia="zh-CN"/>
          </w:rPr>
          <w:t>将</w:t>
        </w:r>
        <w:r>
          <w:rPr>
            <w:rFonts w:hint="eastAsia"/>
            <w:lang w:eastAsia="zh-CN"/>
          </w:rPr>
          <w:t>错配</w:t>
        </w:r>
        <w:r w:rsidRPr="00245FDA">
          <w:rPr>
            <w:rFonts w:hint="eastAsia"/>
            <w:lang w:eastAsia="zh-CN"/>
          </w:rPr>
          <w:t>值替换为列中剩余值的平均值。</w:t>
        </w:r>
      </w:ins>
    </w:p>
    <w:p w14:paraId="5EDE4535" w14:textId="77777777" w:rsidR="003D39CF" w:rsidRDefault="003D39CF" w:rsidP="003D39CF">
      <w:pPr>
        <w:numPr>
          <w:ilvl w:val="1"/>
          <w:numId w:val="83"/>
        </w:numPr>
        <w:rPr>
          <w:ins w:id="180" w:author="Li Xiang" w:date="2018-10-19T17:15:00Z"/>
        </w:rPr>
      </w:pPr>
      <w:ins w:id="181" w:author="Li Xiang" w:date="2018-10-19T17:15:00Z">
        <w:r w:rsidRPr="00245FDA">
          <w:rPr>
            <w:rFonts w:hint="eastAsia"/>
          </w:rPr>
          <w:t>仅适用于数值变量。</w:t>
        </w:r>
      </w:ins>
    </w:p>
    <w:p w14:paraId="11B954BC" w14:textId="77777777" w:rsidR="003D39CF" w:rsidRDefault="003D39CF" w:rsidP="002A6846">
      <w:pPr>
        <w:numPr>
          <w:ilvl w:val="1"/>
          <w:numId w:val="80"/>
        </w:numPr>
        <w:rPr>
          <w:ins w:id="182" w:author="Li Xiang" w:date="2018-10-19T17:16:00Z"/>
        </w:rPr>
      </w:pPr>
      <w:ins w:id="183" w:author="Li Xiang" w:date="2018-10-19T17:15:00Z">
        <w:r w:rsidRPr="00245FDA">
          <w:rPr>
            <w:rFonts w:hint="eastAsia"/>
            <w:lang w:eastAsia="zh-CN"/>
          </w:rPr>
          <w:t>例如，如果</w:t>
        </w:r>
        <w:r>
          <w:rPr>
            <w:rFonts w:hint="eastAsia"/>
            <w:lang w:eastAsia="zh-CN"/>
          </w:rPr>
          <w:t>有一列具有以下</w:t>
        </w:r>
        <w:r w:rsidRPr="00245FDA">
          <w:rPr>
            <w:rFonts w:hint="eastAsia"/>
            <w:lang w:eastAsia="zh-CN"/>
          </w:rPr>
          <w:t>值</w:t>
        </w:r>
        <w:r w:rsidRPr="00245FDA">
          <w:rPr>
            <w:rFonts w:hint="eastAsia"/>
            <w:lang w:eastAsia="zh-CN"/>
          </w:rPr>
          <w:t>[4,6,8]</w:t>
        </w:r>
        <w:r w:rsidRPr="00245FDA">
          <w:rPr>
            <w:rFonts w:hint="eastAsia"/>
            <w:lang w:eastAsia="zh-CN"/>
          </w:rPr>
          <w:t>，则所有</w:t>
        </w:r>
      </w:ins>
      <w:ins w:id="184" w:author="Li Xiang" w:date="2018-10-19T17:16:00Z">
        <w:r>
          <w:rPr>
            <w:rFonts w:hint="eastAsia"/>
            <w:lang w:eastAsia="zh-CN"/>
          </w:rPr>
          <w:t>错配</w:t>
        </w:r>
      </w:ins>
      <w:ins w:id="185" w:author="Li Xiang" w:date="2018-10-19T17:15:00Z">
        <w:r w:rsidRPr="00245FDA">
          <w:rPr>
            <w:rFonts w:hint="eastAsia"/>
            <w:lang w:eastAsia="zh-CN"/>
          </w:rPr>
          <w:t>值将替换为值</w:t>
        </w:r>
        <w:r w:rsidRPr="00245FDA">
          <w:rPr>
            <w:rFonts w:hint="eastAsia"/>
            <w:lang w:eastAsia="zh-CN"/>
          </w:rPr>
          <w:t>6</w:t>
        </w:r>
        <w:r w:rsidRPr="00245FDA">
          <w:rPr>
            <w:rFonts w:hint="eastAsia"/>
            <w:lang w:eastAsia="zh-CN"/>
          </w:rPr>
          <w:t>。</w:t>
        </w:r>
      </w:ins>
    </w:p>
    <w:p w14:paraId="143DFC96" w14:textId="5F0D0658" w:rsidR="003D39CF" w:rsidRDefault="003D39CF" w:rsidP="003D39CF">
      <w:pPr>
        <w:numPr>
          <w:ilvl w:val="0"/>
          <w:numId w:val="80"/>
        </w:numPr>
        <w:rPr>
          <w:ins w:id="186" w:author="Li Xiang" w:date="2018-10-19T17:16:00Z"/>
        </w:rPr>
      </w:pPr>
      <w:ins w:id="187" w:author="Li Xiang" w:date="2018-10-19T17:16:00Z">
        <w:r w:rsidRPr="003F754E">
          <w:rPr>
            <w:rFonts w:hint="eastAsia"/>
            <w:b/>
          </w:rPr>
          <w:t>删除行</w:t>
        </w:r>
      </w:ins>
    </w:p>
    <w:p w14:paraId="290FD28C" w14:textId="57E9A8E4" w:rsidR="003D39CF" w:rsidRDefault="003D39CF" w:rsidP="003D39CF">
      <w:pPr>
        <w:numPr>
          <w:ilvl w:val="1"/>
          <w:numId w:val="85"/>
        </w:numPr>
        <w:rPr>
          <w:ins w:id="188" w:author="Li Xiang" w:date="2018-10-19T17:16:00Z"/>
          <w:lang w:eastAsia="zh-CN"/>
        </w:rPr>
      </w:pPr>
      <w:ins w:id="189" w:author="Li Xiang" w:date="2018-10-19T17:16:00Z">
        <w:r w:rsidRPr="003F754E">
          <w:rPr>
            <w:rFonts w:hint="eastAsia"/>
            <w:lang w:eastAsia="zh-CN"/>
          </w:rPr>
          <w:t>删除包含</w:t>
        </w:r>
        <w:r>
          <w:rPr>
            <w:rFonts w:hint="eastAsia"/>
            <w:lang w:eastAsia="zh-CN"/>
          </w:rPr>
          <w:t>错配</w:t>
        </w:r>
        <w:r w:rsidRPr="003F754E">
          <w:rPr>
            <w:rFonts w:hint="eastAsia"/>
            <w:lang w:eastAsia="zh-CN"/>
          </w:rPr>
          <w:t>值的行。</w:t>
        </w:r>
      </w:ins>
    </w:p>
    <w:p w14:paraId="2E435F1D" w14:textId="3A399B63" w:rsidR="003D39CF" w:rsidRDefault="003D39CF" w:rsidP="003D39CF">
      <w:pPr>
        <w:numPr>
          <w:ilvl w:val="0"/>
          <w:numId w:val="80"/>
        </w:numPr>
        <w:rPr>
          <w:ins w:id="190" w:author="Li Xiang" w:date="2018-10-19T17:17:00Z"/>
        </w:rPr>
      </w:pPr>
      <w:ins w:id="191" w:author="Li Xiang" w:date="2018-10-19T17:17:00Z">
        <w:r>
          <w:rPr>
            <w:rFonts w:hint="eastAsia"/>
            <w:b/>
            <w:lang w:eastAsia="zh-CN"/>
          </w:rPr>
          <w:t>最小值</w:t>
        </w:r>
        <w:r>
          <w:rPr>
            <w:b/>
          </w:rPr>
          <w:t>替换</w:t>
        </w:r>
      </w:ins>
    </w:p>
    <w:p w14:paraId="69A4A051" w14:textId="716592F5" w:rsidR="003D39CF" w:rsidRDefault="003D39CF" w:rsidP="003D39CF">
      <w:pPr>
        <w:numPr>
          <w:ilvl w:val="1"/>
          <w:numId w:val="83"/>
        </w:numPr>
        <w:rPr>
          <w:ins w:id="192" w:author="Li Xiang" w:date="2018-10-19T17:17:00Z"/>
          <w:lang w:eastAsia="zh-CN"/>
        </w:rPr>
      </w:pPr>
      <w:ins w:id="193" w:author="Li Xiang" w:date="2018-10-19T17:17:00Z">
        <w:r w:rsidRPr="00245FDA">
          <w:rPr>
            <w:rFonts w:hint="eastAsia"/>
            <w:lang w:eastAsia="zh-CN"/>
          </w:rPr>
          <w:t>将</w:t>
        </w:r>
        <w:r>
          <w:rPr>
            <w:rFonts w:hint="eastAsia"/>
            <w:lang w:eastAsia="zh-CN"/>
          </w:rPr>
          <w:t>错配</w:t>
        </w:r>
        <w:r w:rsidRPr="00245FDA">
          <w:rPr>
            <w:rFonts w:hint="eastAsia"/>
            <w:lang w:eastAsia="zh-CN"/>
          </w:rPr>
          <w:t>值替换为列中剩余值的</w:t>
        </w:r>
        <w:r>
          <w:rPr>
            <w:rFonts w:hint="eastAsia"/>
            <w:lang w:eastAsia="zh-CN"/>
          </w:rPr>
          <w:t>最小</w:t>
        </w:r>
        <w:r w:rsidRPr="00245FDA">
          <w:rPr>
            <w:rFonts w:hint="eastAsia"/>
            <w:lang w:eastAsia="zh-CN"/>
          </w:rPr>
          <w:t>值。</w:t>
        </w:r>
      </w:ins>
    </w:p>
    <w:p w14:paraId="6BA739E3" w14:textId="77777777" w:rsidR="003D39CF" w:rsidRDefault="003D39CF" w:rsidP="003D39CF">
      <w:pPr>
        <w:numPr>
          <w:ilvl w:val="1"/>
          <w:numId w:val="83"/>
        </w:numPr>
        <w:rPr>
          <w:ins w:id="194" w:author="Li Xiang" w:date="2018-10-19T17:17:00Z"/>
        </w:rPr>
      </w:pPr>
      <w:ins w:id="195" w:author="Li Xiang" w:date="2018-10-19T17:17:00Z">
        <w:r w:rsidRPr="00245FDA">
          <w:rPr>
            <w:rFonts w:hint="eastAsia"/>
          </w:rPr>
          <w:t>仅适用于数值变量。</w:t>
        </w:r>
      </w:ins>
    </w:p>
    <w:p w14:paraId="096499FA" w14:textId="4EAA3917" w:rsidR="003D39CF" w:rsidRDefault="003D39CF" w:rsidP="003D39CF">
      <w:pPr>
        <w:numPr>
          <w:ilvl w:val="1"/>
          <w:numId w:val="80"/>
        </w:numPr>
        <w:rPr>
          <w:ins w:id="196" w:author="Li Xiang" w:date="2018-10-19T17:17:00Z"/>
          <w:lang w:eastAsia="zh-CN"/>
        </w:rPr>
      </w:pPr>
      <w:ins w:id="197" w:author="Li Xiang" w:date="2018-10-19T17:17:00Z">
        <w:r w:rsidRPr="00245FDA">
          <w:rPr>
            <w:rFonts w:hint="eastAsia"/>
            <w:lang w:eastAsia="zh-CN"/>
          </w:rPr>
          <w:t>例如，如果</w:t>
        </w:r>
        <w:r>
          <w:rPr>
            <w:rFonts w:hint="eastAsia"/>
            <w:lang w:eastAsia="zh-CN"/>
          </w:rPr>
          <w:t>有一列具有以下</w:t>
        </w:r>
        <w:r w:rsidRPr="00245FDA">
          <w:rPr>
            <w:rFonts w:hint="eastAsia"/>
            <w:lang w:eastAsia="zh-CN"/>
          </w:rPr>
          <w:t>值</w:t>
        </w:r>
        <w:r w:rsidRPr="00245FDA">
          <w:rPr>
            <w:rFonts w:hint="eastAsia"/>
            <w:lang w:eastAsia="zh-CN"/>
          </w:rPr>
          <w:t>[4,6,8]</w:t>
        </w:r>
        <w:r w:rsidRPr="00245FDA">
          <w:rPr>
            <w:rFonts w:hint="eastAsia"/>
            <w:lang w:eastAsia="zh-CN"/>
          </w:rPr>
          <w:t>，则所有</w:t>
        </w:r>
        <w:r>
          <w:rPr>
            <w:rFonts w:hint="eastAsia"/>
            <w:lang w:eastAsia="zh-CN"/>
          </w:rPr>
          <w:t>错配</w:t>
        </w:r>
        <w:r w:rsidRPr="00245FDA">
          <w:rPr>
            <w:rFonts w:hint="eastAsia"/>
            <w:lang w:eastAsia="zh-CN"/>
          </w:rPr>
          <w:t>值将替换为值</w:t>
        </w:r>
        <w:r>
          <w:rPr>
            <w:lang w:eastAsia="zh-CN"/>
          </w:rPr>
          <w:t>4</w:t>
        </w:r>
        <w:r w:rsidRPr="00245FDA">
          <w:rPr>
            <w:rFonts w:hint="eastAsia"/>
            <w:lang w:eastAsia="zh-CN"/>
          </w:rPr>
          <w:t>。</w:t>
        </w:r>
      </w:ins>
    </w:p>
    <w:p w14:paraId="39680541" w14:textId="4E3E4564" w:rsidR="003D39CF" w:rsidRDefault="003D39CF" w:rsidP="003D39CF">
      <w:pPr>
        <w:numPr>
          <w:ilvl w:val="0"/>
          <w:numId w:val="80"/>
        </w:numPr>
        <w:rPr>
          <w:ins w:id="198" w:author="Li Xiang" w:date="2018-10-19T17:17:00Z"/>
        </w:rPr>
      </w:pPr>
      <w:ins w:id="199" w:author="Li Xiang" w:date="2018-10-19T17:17:00Z">
        <w:r>
          <w:rPr>
            <w:rFonts w:hint="eastAsia"/>
            <w:b/>
            <w:lang w:eastAsia="zh-CN"/>
          </w:rPr>
          <w:t>最</w:t>
        </w:r>
        <w:r>
          <w:rPr>
            <w:rFonts w:hint="eastAsia"/>
            <w:b/>
            <w:lang w:eastAsia="zh-CN"/>
          </w:rPr>
          <w:t>大</w:t>
        </w:r>
        <w:r>
          <w:rPr>
            <w:rFonts w:hint="eastAsia"/>
            <w:b/>
            <w:lang w:eastAsia="zh-CN"/>
          </w:rPr>
          <w:t>值</w:t>
        </w:r>
        <w:r>
          <w:rPr>
            <w:b/>
          </w:rPr>
          <w:t>替换</w:t>
        </w:r>
      </w:ins>
    </w:p>
    <w:p w14:paraId="669E6707" w14:textId="77E338A3" w:rsidR="003D39CF" w:rsidRDefault="003D39CF" w:rsidP="003D39CF">
      <w:pPr>
        <w:numPr>
          <w:ilvl w:val="1"/>
          <w:numId w:val="83"/>
        </w:numPr>
        <w:rPr>
          <w:ins w:id="200" w:author="Li Xiang" w:date="2018-10-19T17:17:00Z"/>
          <w:lang w:eastAsia="zh-CN"/>
        </w:rPr>
      </w:pPr>
      <w:ins w:id="201" w:author="Li Xiang" w:date="2018-10-19T17:17:00Z">
        <w:r w:rsidRPr="00245FDA">
          <w:rPr>
            <w:rFonts w:hint="eastAsia"/>
            <w:lang w:eastAsia="zh-CN"/>
          </w:rPr>
          <w:lastRenderedPageBreak/>
          <w:t>将</w:t>
        </w:r>
        <w:r>
          <w:rPr>
            <w:rFonts w:hint="eastAsia"/>
            <w:lang w:eastAsia="zh-CN"/>
          </w:rPr>
          <w:t>错配</w:t>
        </w:r>
        <w:r w:rsidRPr="00245FDA">
          <w:rPr>
            <w:rFonts w:hint="eastAsia"/>
            <w:lang w:eastAsia="zh-CN"/>
          </w:rPr>
          <w:t>值替换为列中剩余值的</w:t>
        </w:r>
        <w:r>
          <w:rPr>
            <w:rFonts w:hint="eastAsia"/>
            <w:lang w:eastAsia="zh-CN"/>
          </w:rPr>
          <w:t>最</w:t>
        </w:r>
        <w:r>
          <w:rPr>
            <w:rFonts w:hint="eastAsia"/>
            <w:lang w:eastAsia="zh-CN"/>
          </w:rPr>
          <w:t>大</w:t>
        </w:r>
        <w:r w:rsidRPr="00245FDA">
          <w:rPr>
            <w:rFonts w:hint="eastAsia"/>
            <w:lang w:eastAsia="zh-CN"/>
          </w:rPr>
          <w:t>值。</w:t>
        </w:r>
      </w:ins>
    </w:p>
    <w:p w14:paraId="65E35E45" w14:textId="77777777" w:rsidR="003D39CF" w:rsidRDefault="003D39CF" w:rsidP="003D39CF">
      <w:pPr>
        <w:numPr>
          <w:ilvl w:val="1"/>
          <w:numId w:val="83"/>
        </w:numPr>
        <w:rPr>
          <w:ins w:id="202" w:author="Li Xiang" w:date="2018-10-19T17:17:00Z"/>
        </w:rPr>
      </w:pPr>
      <w:ins w:id="203" w:author="Li Xiang" w:date="2018-10-19T17:17:00Z">
        <w:r w:rsidRPr="00245FDA">
          <w:rPr>
            <w:rFonts w:hint="eastAsia"/>
          </w:rPr>
          <w:t>仅适用于数值变量。</w:t>
        </w:r>
      </w:ins>
    </w:p>
    <w:p w14:paraId="5EA45807" w14:textId="2D3B474C" w:rsidR="003D39CF" w:rsidRDefault="003D39CF" w:rsidP="003D39CF">
      <w:pPr>
        <w:numPr>
          <w:ilvl w:val="1"/>
          <w:numId w:val="80"/>
        </w:numPr>
        <w:rPr>
          <w:ins w:id="204" w:author="Li Xiang" w:date="2018-10-19T17:17:00Z"/>
          <w:lang w:eastAsia="zh-CN"/>
        </w:rPr>
      </w:pPr>
      <w:ins w:id="205" w:author="Li Xiang" w:date="2018-10-19T17:17:00Z">
        <w:r w:rsidRPr="00245FDA">
          <w:rPr>
            <w:rFonts w:hint="eastAsia"/>
            <w:lang w:eastAsia="zh-CN"/>
          </w:rPr>
          <w:t>例如，如果</w:t>
        </w:r>
        <w:r>
          <w:rPr>
            <w:rFonts w:hint="eastAsia"/>
            <w:lang w:eastAsia="zh-CN"/>
          </w:rPr>
          <w:t>有一列具有以下</w:t>
        </w:r>
        <w:r w:rsidRPr="00245FDA">
          <w:rPr>
            <w:rFonts w:hint="eastAsia"/>
            <w:lang w:eastAsia="zh-CN"/>
          </w:rPr>
          <w:t>值</w:t>
        </w:r>
        <w:r w:rsidRPr="00245FDA">
          <w:rPr>
            <w:rFonts w:hint="eastAsia"/>
            <w:lang w:eastAsia="zh-CN"/>
          </w:rPr>
          <w:t>[4,6,8]</w:t>
        </w:r>
        <w:r w:rsidRPr="00245FDA">
          <w:rPr>
            <w:rFonts w:hint="eastAsia"/>
            <w:lang w:eastAsia="zh-CN"/>
          </w:rPr>
          <w:t>，则所有</w:t>
        </w:r>
        <w:r>
          <w:rPr>
            <w:rFonts w:hint="eastAsia"/>
            <w:lang w:eastAsia="zh-CN"/>
          </w:rPr>
          <w:t>错配</w:t>
        </w:r>
        <w:r w:rsidRPr="00245FDA">
          <w:rPr>
            <w:rFonts w:hint="eastAsia"/>
            <w:lang w:eastAsia="zh-CN"/>
          </w:rPr>
          <w:t>值将替换为值</w:t>
        </w:r>
        <w:r>
          <w:rPr>
            <w:lang w:eastAsia="zh-CN"/>
          </w:rPr>
          <w:t>8</w:t>
        </w:r>
        <w:r w:rsidRPr="00245FDA">
          <w:rPr>
            <w:rFonts w:hint="eastAsia"/>
            <w:lang w:eastAsia="zh-CN"/>
          </w:rPr>
          <w:t>。</w:t>
        </w:r>
      </w:ins>
    </w:p>
    <w:p w14:paraId="562AE827" w14:textId="3D497BED" w:rsidR="003D39CF" w:rsidRDefault="003D39CF" w:rsidP="003D39CF">
      <w:pPr>
        <w:numPr>
          <w:ilvl w:val="0"/>
          <w:numId w:val="80"/>
        </w:numPr>
        <w:rPr>
          <w:ins w:id="206" w:author="Li Xiang" w:date="2018-10-19T17:17:00Z"/>
        </w:rPr>
      </w:pPr>
      <w:ins w:id="207" w:author="Li Xiang" w:date="2018-10-19T17:17:00Z">
        <w:r>
          <w:rPr>
            <w:rFonts w:hint="eastAsia"/>
            <w:b/>
            <w:lang w:eastAsia="zh-CN"/>
          </w:rPr>
          <w:t>最</w:t>
        </w:r>
        <w:r>
          <w:rPr>
            <w:rFonts w:hint="eastAsia"/>
            <w:b/>
            <w:lang w:eastAsia="zh-CN"/>
          </w:rPr>
          <w:t>大</w:t>
        </w:r>
        <w:r>
          <w:rPr>
            <w:rFonts w:hint="eastAsia"/>
            <w:b/>
            <w:lang w:eastAsia="zh-CN"/>
          </w:rPr>
          <w:t>值</w:t>
        </w:r>
        <w:r>
          <w:rPr>
            <w:rFonts w:hint="eastAsia"/>
            <w:b/>
            <w:lang w:eastAsia="zh-CN"/>
          </w:rPr>
          <w:t>+</w:t>
        </w:r>
        <w:r>
          <w:rPr>
            <w:b/>
            <w:lang w:eastAsia="zh-CN"/>
          </w:rPr>
          <w:t>1</w:t>
        </w:r>
        <w:r>
          <w:rPr>
            <w:b/>
          </w:rPr>
          <w:t>替换</w:t>
        </w:r>
      </w:ins>
    </w:p>
    <w:p w14:paraId="47190D30" w14:textId="485F45EA" w:rsidR="003D39CF" w:rsidRDefault="003D39CF" w:rsidP="003D39CF">
      <w:pPr>
        <w:numPr>
          <w:ilvl w:val="1"/>
          <w:numId w:val="83"/>
        </w:numPr>
        <w:rPr>
          <w:ins w:id="208" w:author="Li Xiang" w:date="2018-10-19T17:17:00Z"/>
          <w:lang w:eastAsia="zh-CN"/>
        </w:rPr>
      </w:pPr>
      <w:ins w:id="209" w:author="Li Xiang" w:date="2018-10-19T17:17:00Z">
        <w:r w:rsidRPr="00245FDA">
          <w:rPr>
            <w:rFonts w:hint="eastAsia"/>
            <w:lang w:eastAsia="zh-CN"/>
          </w:rPr>
          <w:t>将</w:t>
        </w:r>
        <w:r>
          <w:rPr>
            <w:rFonts w:hint="eastAsia"/>
            <w:lang w:eastAsia="zh-CN"/>
          </w:rPr>
          <w:t>错配</w:t>
        </w:r>
        <w:r w:rsidRPr="00245FDA">
          <w:rPr>
            <w:rFonts w:hint="eastAsia"/>
            <w:lang w:eastAsia="zh-CN"/>
          </w:rPr>
          <w:t>值替换为列中剩余值的</w:t>
        </w:r>
        <w:r>
          <w:rPr>
            <w:rFonts w:hint="eastAsia"/>
            <w:lang w:eastAsia="zh-CN"/>
          </w:rPr>
          <w:t>最</w:t>
        </w:r>
      </w:ins>
      <w:ins w:id="210" w:author="Li Xiang" w:date="2018-10-19T17:18:00Z">
        <w:r>
          <w:rPr>
            <w:rFonts w:hint="eastAsia"/>
            <w:lang w:eastAsia="zh-CN"/>
          </w:rPr>
          <w:t>大</w:t>
        </w:r>
      </w:ins>
      <w:ins w:id="211" w:author="Li Xiang" w:date="2018-10-19T17:17:00Z">
        <w:r w:rsidRPr="00245FDA">
          <w:rPr>
            <w:rFonts w:hint="eastAsia"/>
            <w:lang w:eastAsia="zh-CN"/>
          </w:rPr>
          <w:t>值</w:t>
        </w:r>
      </w:ins>
      <w:ins w:id="212" w:author="Li Xiang" w:date="2018-10-19T17:18:00Z">
        <w:r>
          <w:rPr>
            <w:rFonts w:hint="eastAsia"/>
            <w:lang w:eastAsia="zh-CN"/>
          </w:rPr>
          <w:t>+</w:t>
        </w:r>
        <w:r>
          <w:rPr>
            <w:lang w:eastAsia="zh-CN"/>
          </w:rPr>
          <w:t>1</w:t>
        </w:r>
      </w:ins>
      <w:ins w:id="213" w:author="Li Xiang" w:date="2018-10-19T17:17:00Z">
        <w:r w:rsidRPr="00245FDA">
          <w:rPr>
            <w:rFonts w:hint="eastAsia"/>
            <w:lang w:eastAsia="zh-CN"/>
          </w:rPr>
          <w:t>。</w:t>
        </w:r>
      </w:ins>
    </w:p>
    <w:p w14:paraId="271BCF4B" w14:textId="77777777" w:rsidR="003D39CF" w:rsidRDefault="003D39CF" w:rsidP="003D39CF">
      <w:pPr>
        <w:numPr>
          <w:ilvl w:val="1"/>
          <w:numId w:val="83"/>
        </w:numPr>
        <w:rPr>
          <w:ins w:id="214" w:author="Li Xiang" w:date="2018-10-19T17:17:00Z"/>
        </w:rPr>
      </w:pPr>
      <w:ins w:id="215" w:author="Li Xiang" w:date="2018-10-19T17:17:00Z">
        <w:r w:rsidRPr="00245FDA">
          <w:rPr>
            <w:rFonts w:hint="eastAsia"/>
          </w:rPr>
          <w:t>仅适用于数值变量。</w:t>
        </w:r>
      </w:ins>
    </w:p>
    <w:p w14:paraId="70EC3674" w14:textId="39C7FFC2" w:rsidR="003D39CF" w:rsidRDefault="003D39CF" w:rsidP="003D39CF">
      <w:pPr>
        <w:numPr>
          <w:ilvl w:val="1"/>
          <w:numId w:val="80"/>
        </w:numPr>
        <w:rPr>
          <w:ins w:id="216" w:author="Li Xiang" w:date="2018-10-19T17:17:00Z"/>
          <w:lang w:eastAsia="zh-CN"/>
        </w:rPr>
      </w:pPr>
      <w:ins w:id="217" w:author="Li Xiang" w:date="2018-10-19T17:17:00Z">
        <w:r w:rsidRPr="00245FDA">
          <w:rPr>
            <w:rFonts w:hint="eastAsia"/>
            <w:lang w:eastAsia="zh-CN"/>
          </w:rPr>
          <w:t>例如，如果</w:t>
        </w:r>
        <w:r>
          <w:rPr>
            <w:rFonts w:hint="eastAsia"/>
            <w:lang w:eastAsia="zh-CN"/>
          </w:rPr>
          <w:t>有一列具有以下</w:t>
        </w:r>
        <w:r w:rsidRPr="00245FDA">
          <w:rPr>
            <w:rFonts w:hint="eastAsia"/>
            <w:lang w:eastAsia="zh-CN"/>
          </w:rPr>
          <w:t>值</w:t>
        </w:r>
        <w:r w:rsidRPr="00245FDA">
          <w:rPr>
            <w:rFonts w:hint="eastAsia"/>
            <w:lang w:eastAsia="zh-CN"/>
          </w:rPr>
          <w:t>[4,6,8]</w:t>
        </w:r>
        <w:r w:rsidRPr="00245FDA">
          <w:rPr>
            <w:rFonts w:hint="eastAsia"/>
            <w:lang w:eastAsia="zh-CN"/>
          </w:rPr>
          <w:t>，则所有</w:t>
        </w:r>
        <w:r>
          <w:rPr>
            <w:rFonts w:hint="eastAsia"/>
            <w:lang w:eastAsia="zh-CN"/>
          </w:rPr>
          <w:t>错配</w:t>
        </w:r>
        <w:r w:rsidRPr="00245FDA">
          <w:rPr>
            <w:rFonts w:hint="eastAsia"/>
            <w:lang w:eastAsia="zh-CN"/>
          </w:rPr>
          <w:t>值将替换为值</w:t>
        </w:r>
      </w:ins>
      <w:ins w:id="218" w:author="Li Xiang" w:date="2018-10-19T17:18:00Z">
        <w:r>
          <w:rPr>
            <w:lang w:eastAsia="zh-CN"/>
          </w:rPr>
          <w:t>9</w:t>
        </w:r>
      </w:ins>
      <w:ins w:id="219" w:author="Li Xiang" w:date="2018-10-19T17:17:00Z">
        <w:r w:rsidRPr="00245FDA">
          <w:rPr>
            <w:rFonts w:hint="eastAsia"/>
            <w:lang w:eastAsia="zh-CN"/>
          </w:rPr>
          <w:t>。</w:t>
        </w:r>
      </w:ins>
    </w:p>
    <w:p w14:paraId="1011F6B2" w14:textId="66A37D7F" w:rsidR="003D39CF" w:rsidRDefault="003D39CF" w:rsidP="003D39CF">
      <w:pPr>
        <w:numPr>
          <w:ilvl w:val="1"/>
          <w:numId w:val="83"/>
        </w:numPr>
        <w:rPr>
          <w:ins w:id="220" w:author="Li Xiang" w:date="2018-10-19T17:15:00Z"/>
          <w:lang w:eastAsia="zh-CN"/>
        </w:rPr>
      </w:pPr>
    </w:p>
    <w:p w14:paraId="00BB9071" w14:textId="77777777" w:rsidR="003D39CF" w:rsidRDefault="003D39CF" w:rsidP="003D39CF">
      <w:pPr>
        <w:numPr>
          <w:ilvl w:val="0"/>
          <w:numId w:val="80"/>
        </w:numPr>
        <w:rPr>
          <w:ins w:id="221" w:author="Li Xiang" w:date="2018-10-19T17:15:00Z"/>
        </w:rPr>
      </w:pPr>
      <w:ins w:id="222" w:author="Li Xiang" w:date="2018-10-19T17:15:00Z">
        <w:r w:rsidRPr="00245FDA">
          <w:rPr>
            <w:rFonts w:hint="eastAsia"/>
            <w:b/>
          </w:rPr>
          <w:t>替换最常见的值</w:t>
        </w:r>
      </w:ins>
    </w:p>
    <w:p w14:paraId="36A0EA23" w14:textId="77777777" w:rsidR="003D39CF" w:rsidRDefault="003D39CF" w:rsidP="003D39CF">
      <w:pPr>
        <w:numPr>
          <w:ilvl w:val="1"/>
          <w:numId w:val="81"/>
        </w:numPr>
        <w:rPr>
          <w:ins w:id="223" w:author="Li Xiang" w:date="2018-10-19T17:15:00Z"/>
        </w:rPr>
      </w:pPr>
      <w:ins w:id="224" w:author="Li Xiang" w:date="2018-10-19T17:15:00Z">
        <w:r w:rsidRPr="00245FDA">
          <w:rPr>
            <w:rFonts w:hint="eastAsia"/>
          </w:rPr>
          <w:t>仅适用于分类变量</w:t>
        </w:r>
        <w:r>
          <w:rPr>
            <w:rFonts w:hint="eastAsia"/>
            <w:lang w:eastAsia="zh-CN"/>
          </w:rPr>
          <w:t>。</w:t>
        </w:r>
      </w:ins>
    </w:p>
    <w:p w14:paraId="3965AFDB" w14:textId="5207B10E" w:rsidR="003D39CF" w:rsidRDefault="003D39CF" w:rsidP="002A6846">
      <w:pPr>
        <w:numPr>
          <w:ilvl w:val="1"/>
          <w:numId w:val="81"/>
        </w:numPr>
        <w:rPr>
          <w:ins w:id="225" w:author="Li Xiang" w:date="2018-10-19T17:15:00Z"/>
          <w:lang w:eastAsia="zh-CN"/>
        </w:rPr>
      </w:pPr>
      <w:ins w:id="226" w:author="Li Xiang" w:date="2018-10-19T17:15:00Z">
        <w:r w:rsidRPr="00245FDA">
          <w:rPr>
            <w:rFonts w:hint="eastAsia"/>
            <w:lang w:eastAsia="zh-CN"/>
          </w:rPr>
          <w:t>例如，如果</w:t>
        </w:r>
        <w:r>
          <w:rPr>
            <w:rFonts w:hint="eastAsia"/>
            <w:lang w:eastAsia="zh-CN"/>
          </w:rPr>
          <w:t>有一的值为</w:t>
        </w:r>
        <w:r w:rsidRPr="00245FDA">
          <w:rPr>
            <w:rFonts w:hint="eastAsia"/>
            <w:lang w:eastAsia="zh-CN"/>
          </w:rPr>
          <w:t>[1,2,5,3,2]</w:t>
        </w:r>
        <w:r w:rsidRPr="00245FDA">
          <w:rPr>
            <w:rFonts w:hint="eastAsia"/>
            <w:lang w:eastAsia="zh-CN"/>
          </w:rPr>
          <w:t>，则所有缺失值将设置为类别</w:t>
        </w:r>
        <w:r w:rsidRPr="00245FDA">
          <w:rPr>
            <w:rFonts w:hint="eastAsia"/>
            <w:lang w:eastAsia="zh-CN"/>
          </w:rPr>
          <w:t>2</w:t>
        </w:r>
        <w:r w:rsidRPr="00245FDA">
          <w:rPr>
            <w:rFonts w:hint="eastAsia"/>
            <w:lang w:eastAsia="zh-CN"/>
          </w:rPr>
          <w:t>。</w:t>
        </w:r>
      </w:ins>
    </w:p>
    <w:p w14:paraId="76F9AC73" w14:textId="77777777" w:rsidR="003D39CF" w:rsidRDefault="003D39CF" w:rsidP="003D39CF">
      <w:pPr>
        <w:numPr>
          <w:ilvl w:val="0"/>
          <w:numId w:val="80"/>
        </w:numPr>
        <w:rPr>
          <w:ins w:id="227" w:author="Li Xiang" w:date="2018-10-19T17:15:00Z"/>
        </w:rPr>
      </w:pPr>
      <w:ins w:id="228" w:author="Li Xiang" w:date="2018-10-19T17:15:00Z">
        <w:r>
          <w:rPr>
            <w:rFonts w:hint="eastAsia"/>
            <w:b/>
            <w:lang w:eastAsia="zh-CN"/>
          </w:rPr>
          <w:t>中值替换</w:t>
        </w:r>
      </w:ins>
    </w:p>
    <w:p w14:paraId="6359B97A" w14:textId="77777777" w:rsidR="003D39CF" w:rsidRDefault="003D39CF" w:rsidP="003D39CF">
      <w:pPr>
        <w:numPr>
          <w:ilvl w:val="1"/>
          <w:numId w:val="84"/>
        </w:numPr>
        <w:rPr>
          <w:ins w:id="229" w:author="Li Xiang" w:date="2018-10-19T17:15:00Z"/>
          <w:lang w:eastAsia="zh-CN"/>
        </w:rPr>
      </w:pPr>
      <w:ins w:id="230" w:author="Li Xiang" w:date="2018-10-19T17:15:00Z">
        <w:r w:rsidRPr="003F754E">
          <w:rPr>
            <w:rFonts w:hint="eastAsia"/>
            <w:lang w:eastAsia="zh-CN"/>
          </w:rPr>
          <w:t>将缺失值替换为列中剩余值的中位数</w:t>
        </w:r>
        <w:r>
          <w:rPr>
            <w:rFonts w:hint="eastAsia"/>
            <w:lang w:eastAsia="zh-CN"/>
          </w:rPr>
          <w:t>。</w:t>
        </w:r>
      </w:ins>
    </w:p>
    <w:p w14:paraId="042D6759" w14:textId="77777777" w:rsidR="003D39CF" w:rsidRDefault="003D39CF" w:rsidP="003D39CF">
      <w:pPr>
        <w:numPr>
          <w:ilvl w:val="1"/>
          <w:numId w:val="84"/>
        </w:numPr>
        <w:rPr>
          <w:ins w:id="231" w:author="Li Xiang" w:date="2018-10-19T17:15:00Z"/>
        </w:rPr>
      </w:pPr>
      <w:ins w:id="232" w:author="Li Xiang" w:date="2018-10-19T17:15:00Z">
        <w:r w:rsidRPr="003F754E">
          <w:rPr>
            <w:rFonts w:hint="eastAsia"/>
          </w:rPr>
          <w:t>仅适用于数值变量</w:t>
        </w:r>
        <w:r>
          <w:rPr>
            <w:rFonts w:hint="eastAsia"/>
            <w:lang w:eastAsia="zh-CN"/>
          </w:rPr>
          <w:t>。</w:t>
        </w:r>
      </w:ins>
    </w:p>
    <w:p w14:paraId="126C5B41" w14:textId="18A96C7C" w:rsidR="003D39CF" w:rsidDel="003D39CF" w:rsidRDefault="003D39CF" w:rsidP="002A6846">
      <w:pPr>
        <w:numPr>
          <w:ilvl w:val="1"/>
          <w:numId w:val="84"/>
        </w:numPr>
        <w:rPr>
          <w:del w:id="233" w:author="Li Xiang" w:date="2018-10-19T17:18:00Z"/>
          <w:lang w:eastAsia="zh-CN"/>
        </w:rPr>
      </w:pPr>
      <w:ins w:id="234" w:author="Li Xiang" w:date="2018-10-19T17:15:00Z">
        <w:r w:rsidRPr="003F754E">
          <w:rPr>
            <w:rFonts w:hint="eastAsia"/>
            <w:lang w:eastAsia="zh-CN"/>
          </w:rPr>
          <w:t>例如，如果</w:t>
        </w:r>
        <w:r>
          <w:rPr>
            <w:rFonts w:hint="eastAsia"/>
            <w:lang w:eastAsia="zh-CN"/>
          </w:rPr>
          <w:t>有一</w:t>
        </w:r>
        <w:r w:rsidRPr="003F754E">
          <w:rPr>
            <w:rFonts w:hint="eastAsia"/>
            <w:lang w:eastAsia="zh-CN"/>
          </w:rPr>
          <w:t>列具有以下非缺失值</w:t>
        </w:r>
        <w:r w:rsidRPr="003F754E">
          <w:rPr>
            <w:rFonts w:hint="eastAsia"/>
            <w:lang w:eastAsia="zh-CN"/>
          </w:rPr>
          <w:t>[6,5,8]</w:t>
        </w:r>
        <w:r w:rsidRPr="003F754E">
          <w:rPr>
            <w:rFonts w:hint="eastAsia"/>
            <w:lang w:eastAsia="zh-CN"/>
          </w:rPr>
          <w:t>，则所有缺失值将替换为值</w:t>
        </w:r>
        <w:r w:rsidRPr="003F754E">
          <w:rPr>
            <w:rFonts w:hint="eastAsia"/>
            <w:lang w:eastAsia="zh-CN"/>
          </w:rPr>
          <w:t>6</w:t>
        </w:r>
        <w:r w:rsidRPr="003F754E">
          <w:rPr>
            <w:rFonts w:hint="eastAsia"/>
            <w:lang w:eastAsia="zh-CN"/>
          </w:rPr>
          <w:t>。</w:t>
        </w:r>
      </w:ins>
    </w:p>
    <w:bookmarkStart w:id="235" w:name="appendix-advanced-modeling"/>
    <w:commentRangeStart w:id="236"/>
    <w:p w14:paraId="430715B9" w14:textId="77777777" w:rsidR="006B3872" w:rsidRDefault="00107830" w:rsidP="00242CD9">
      <w:pPr>
        <w:pStyle w:val="2"/>
      </w:pPr>
      <w:r>
        <w:fldChar w:fldCharType="begin"/>
      </w:r>
      <w:r>
        <w:instrText xml:space="preserve"> HYPERLINK \l "appendix-advanced-modeling" \h </w:instrText>
      </w:r>
      <w:r>
        <w:fldChar w:fldCharType="end"/>
      </w:r>
      <w:hyperlink w:anchor="appendix-advanced-modeling">
        <w:r w:rsidR="004C6E7E">
          <w:rPr>
            <w:rStyle w:val="ad"/>
            <w:rFonts w:hint="eastAsia"/>
            <w:lang w:eastAsia="zh-CN"/>
          </w:rPr>
          <w:t>附录</w:t>
        </w:r>
        <w:r>
          <w:rPr>
            <w:rStyle w:val="ad"/>
          </w:rPr>
          <w:t xml:space="preserve"> B: </w:t>
        </w:r>
        <w:r w:rsidR="00E47C1C">
          <w:rPr>
            <w:rStyle w:val="ad"/>
            <w:rFonts w:hint="eastAsia"/>
            <w:lang w:eastAsia="zh-CN"/>
          </w:rPr>
          <w:t>高级建模</w:t>
        </w:r>
      </w:hyperlink>
      <w:bookmarkEnd w:id="235"/>
    </w:p>
    <w:p w14:paraId="01D9297C" w14:textId="77777777" w:rsidR="006B3872" w:rsidRDefault="00E47C1C" w:rsidP="00242CD9">
      <w:pPr>
        <w:pStyle w:val="FirstParagraph"/>
        <w:rPr>
          <w:lang w:eastAsia="zh-CN"/>
        </w:rPr>
      </w:pPr>
      <w:r>
        <w:rPr>
          <w:rFonts w:hint="eastAsia"/>
          <w:lang w:eastAsia="zh-CN"/>
        </w:rPr>
        <w:t>当您</w:t>
      </w:r>
      <w:r w:rsidRPr="00E47C1C">
        <w:rPr>
          <w:rFonts w:hint="eastAsia"/>
          <w:lang w:eastAsia="zh-CN"/>
        </w:rPr>
        <w:t>选择</w:t>
      </w:r>
      <w:r w:rsidRPr="00E47C1C">
        <w:rPr>
          <w:rFonts w:hint="eastAsia"/>
          <w:b/>
          <w:lang w:eastAsia="zh-CN"/>
        </w:rPr>
        <w:t>高级建模</w:t>
      </w:r>
      <w:r w:rsidRPr="00E47C1C">
        <w:rPr>
          <w:rFonts w:hint="eastAsia"/>
          <w:lang w:eastAsia="zh-CN"/>
        </w:rPr>
        <w:t>时，可以配置以下设置：</w:t>
      </w:r>
    </w:p>
    <w:bookmarkStart w:id="237" w:name="_advanced_variable_settings"/>
    <w:p w14:paraId="03193445" w14:textId="77777777" w:rsidR="006B3872" w:rsidRDefault="00107830" w:rsidP="00242CD9">
      <w:pPr>
        <w:pStyle w:val="3"/>
        <w:rPr>
          <w:lang w:eastAsia="zh-CN"/>
        </w:rPr>
      </w:pPr>
      <w:r>
        <w:fldChar w:fldCharType="begin"/>
      </w:r>
      <w:r>
        <w:rPr>
          <w:lang w:eastAsia="zh-CN"/>
        </w:rPr>
        <w:instrText xml:space="preserve"> HYPERLINK \l "_advanced_variable_settings" \h </w:instrText>
      </w:r>
      <w:r>
        <w:fldChar w:fldCharType="end"/>
      </w:r>
      <w:hyperlink w:anchor="_advanced_variable_settings">
        <w:r>
          <w:rPr>
            <w:rStyle w:val="ad"/>
            <w:lang w:eastAsia="zh-CN"/>
          </w:rPr>
          <w:t>B.1.</w:t>
        </w:r>
        <w:r w:rsidR="00E47C1C">
          <w:rPr>
            <w:rStyle w:val="ad"/>
            <w:rFonts w:hint="eastAsia"/>
            <w:lang w:eastAsia="zh-CN"/>
          </w:rPr>
          <w:t>高级变量设置</w:t>
        </w:r>
        <w:r>
          <w:rPr>
            <w:rStyle w:val="ad"/>
            <w:lang w:eastAsia="zh-CN"/>
          </w:rPr>
          <w:t xml:space="preserve"> </w:t>
        </w:r>
      </w:hyperlink>
      <w:bookmarkEnd w:id="237"/>
    </w:p>
    <w:p w14:paraId="78F6F3B6" w14:textId="77777777" w:rsidR="006B3872" w:rsidRDefault="00E47C1C" w:rsidP="00242CD9">
      <w:pPr>
        <w:pStyle w:val="FirstParagraph"/>
        <w:rPr>
          <w:lang w:eastAsia="zh-CN"/>
        </w:rPr>
      </w:pPr>
      <w:r>
        <w:rPr>
          <w:rFonts w:hint="eastAsia"/>
          <w:lang w:eastAsia="zh-CN"/>
        </w:rPr>
        <w:t>这里</w:t>
      </w:r>
      <w:r w:rsidRPr="00E47C1C">
        <w:rPr>
          <w:rFonts w:hint="eastAsia"/>
          <w:lang w:eastAsia="zh-CN"/>
        </w:rPr>
        <w:t>您可以修改数据中的变量</w:t>
      </w:r>
      <w:r>
        <w:rPr>
          <w:rFonts w:hint="eastAsia"/>
          <w:lang w:eastAsia="zh-CN"/>
        </w:rPr>
        <w:t>以</w:t>
      </w:r>
      <w:r w:rsidRPr="00E47C1C">
        <w:rPr>
          <w:rFonts w:hint="eastAsia"/>
          <w:lang w:eastAsia="zh-CN"/>
        </w:rPr>
        <w:t>更改模型。您可以在</w:t>
      </w:r>
      <w:r w:rsidRPr="00E47C1C">
        <w:rPr>
          <w:rFonts w:hint="eastAsia"/>
          <w:b/>
          <w:lang w:eastAsia="zh-CN"/>
        </w:rPr>
        <w:t>高级变量设置</w:t>
      </w:r>
      <w:r w:rsidRPr="00E47C1C">
        <w:rPr>
          <w:rFonts w:hint="eastAsia"/>
          <w:lang w:eastAsia="zh-CN"/>
        </w:rPr>
        <w:t>中更改以下内容：</w:t>
      </w:r>
    </w:p>
    <w:p w14:paraId="34F08A3E" w14:textId="77777777" w:rsidR="006B3872" w:rsidRDefault="00E47C1C" w:rsidP="00242CD9">
      <w:pPr>
        <w:numPr>
          <w:ilvl w:val="0"/>
          <w:numId w:val="89"/>
        </w:numPr>
        <w:rPr>
          <w:lang w:eastAsia="zh-CN"/>
        </w:rPr>
      </w:pPr>
      <w:r w:rsidRPr="00E47C1C">
        <w:rPr>
          <w:rFonts w:hint="eastAsia"/>
          <w:b/>
          <w:lang w:eastAsia="zh-CN"/>
        </w:rPr>
        <w:t>选择</w:t>
      </w:r>
      <w:r w:rsidRPr="00E47C1C">
        <w:rPr>
          <w:rFonts w:hint="eastAsia"/>
          <w:b/>
          <w:lang w:eastAsia="zh-CN"/>
        </w:rPr>
        <w:t>/</w:t>
      </w:r>
      <w:r w:rsidRPr="00E47C1C">
        <w:rPr>
          <w:rFonts w:hint="eastAsia"/>
          <w:b/>
          <w:lang w:eastAsia="zh-CN"/>
        </w:rPr>
        <w:t>取消选择变量：</w:t>
      </w:r>
      <w:r w:rsidRPr="00E47C1C">
        <w:rPr>
          <w:rFonts w:hint="eastAsia"/>
          <w:lang w:eastAsia="zh-CN"/>
        </w:rPr>
        <w:t>您可以选择其他变量或从数据集中删除变量。构建机器学习模型后，您可以在</w:t>
      </w:r>
      <w:r w:rsidRPr="00E47C1C">
        <w:rPr>
          <w:rFonts w:hint="eastAsia"/>
          <w:color w:val="4F81BD" w:themeColor="accent1"/>
          <w:lang w:eastAsia="zh-CN"/>
        </w:rPr>
        <w:t>模型选择</w:t>
      </w:r>
      <w:r w:rsidRPr="00E47C1C">
        <w:rPr>
          <w:rFonts w:hint="eastAsia"/>
          <w:lang w:eastAsia="zh-CN"/>
        </w:rPr>
        <w:t>部分中查看变量选择的更改如何影响模型。</w:t>
      </w:r>
    </w:p>
    <w:p w14:paraId="0AF44BE9" w14:textId="77777777" w:rsidR="006B3872" w:rsidRDefault="00E47C1C" w:rsidP="00242CD9">
      <w:pPr>
        <w:numPr>
          <w:ilvl w:val="0"/>
          <w:numId w:val="89"/>
        </w:numPr>
        <w:rPr>
          <w:lang w:eastAsia="zh-CN"/>
        </w:rPr>
      </w:pPr>
      <w:r w:rsidRPr="00E47C1C">
        <w:rPr>
          <w:rFonts w:hint="eastAsia"/>
          <w:b/>
          <w:lang w:eastAsia="zh-CN"/>
        </w:rPr>
        <w:t>检查关联矩阵：</w:t>
      </w:r>
      <w:r w:rsidRPr="00E47C1C">
        <w:rPr>
          <w:rFonts w:hint="eastAsia"/>
          <w:lang w:eastAsia="zh-CN"/>
        </w:rPr>
        <w:t>单击</w:t>
      </w:r>
      <w:r w:rsidRPr="00E47C1C">
        <w:rPr>
          <w:rFonts w:hint="eastAsia"/>
          <w:b/>
          <w:lang w:eastAsia="zh-CN"/>
        </w:rPr>
        <w:t>检查关联矩阵</w:t>
      </w:r>
      <w:r w:rsidRPr="00E47C1C">
        <w:rPr>
          <w:rFonts w:hint="eastAsia"/>
          <w:lang w:eastAsia="zh-CN"/>
        </w:rPr>
        <w:t>以显示一个小图，该图显示数据集中具有最强相关关系的</w:t>
      </w:r>
      <w:r w:rsidRPr="00E47C1C">
        <w:rPr>
          <w:rFonts w:hint="eastAsia"/>
          <w:lang w:eastAsia="zh-CN"/>
        </w:rPr>
        <w:t>15</w:t>
      </w:r>
      <w:r w:rsidRPr="00E47C1C">
        <w:rPr>
          <w:rFonts w:hint="eastAsia"/>
          <w:lang w:eastAsia="zh-CN"/>
        </w:rPr>
        <w:t>个变量之间的相关强度。相关性越强，颜色越冷（更接近蓝色）。冷色（蓝色阴影）表示正相关，而暖色（红色阴影）表示负相关。</w:t>
      </w:r>
    </w:p>
    <w:p w14:paraId="5910E5E3" w14:textId="77777777" w:rsidR="006B3872" w:rsidRDefault="00107830" w:rsidP="00242CD9">
      <w:pPr>
        <w:pStyle w:val="Compact"/>
        <w:numPr>
          <w:ilvl w:val="0"/>
          <w:numId w:val="1"/>
        </w:numPr>
      </w:pPr>
      <w:r>
        <w:rPr>
          <w:noProof/>
        </w:rPr>
        <w:lastRenderedPageBreak/>
        <w:drawing>
          <wp:inline distT="0" distB="0" distL="0" distR="0" wp14:anchorId="2904C288" wp14:editId="36A7A7E9">
            <wp:extent cx="2857500" cy="2239945"/>
            <wp:effectExtent l="0" t="0" r="0" b="0"/>
            <wp:docPr id="23" name="Picture" descr="Correlation Matrix"/>
            <wp:cNvGraphicFramePr/>
            <a:graphic xmlns:a="http://schemas.openxmlformats.org/drawingml/2006/main">
              <a:graphicData uri="http://schemas.openxmlformats.org/drawingml/2006/picture">
                <pic:pic xmlns:pic="http://schemas.openxmlformats.org/drawingml/2006/picture">
                  <pic:nvPicPr>
                    <pic:cNvPr id="0" name="Picture" descr="assets/screenshots/advanced-variable-settings-correlation-matrix.jpg"/>
                    <pic:cNvPicPr>
                      <a:picLocks noChangeAspect="1" noChangeArrowheads="1"/>
                    </pic:cNvPicPr>
                  </pic:nvPicPr>
                  <pic:blipFill>
                    <a:blip r:embed="rId30"/>
                    <a:stretch>
                      <a:fillRect/>
                    </a:stretch>
                  </pic:blipFill>
                  <pic:spPr bwMode="auto">
                    <a:xfrm>
                      <a:off x="0" y="0"/>
                      <a:ext cx="2857500" cy="2239945"/>
                    </a:xfrm>
                    <a:prstGeom prst="rect">
                      <a:avLst/>
                    </a:prstGeom>
                    <a:noFill/>
                    <a:ln w="9525">
                      <a:noFill/>
                      <a:headEnd/>
                      <a:tailEnd/>
                    </a:ln>
                  </pic:spPr>
                </pic:pic>
              </a:graphicData>
            </a:graphic>
          </wp:inline>
        </w:drawing>
      </w:r>
    </w:p>
    <w:p w14:paraId="785010CD" w14:textId="77777777" w:rsidR="006B3872" w:rsidRDefault="00E47C1C" w:rsidP="00242CD9">
      <w:pPr>
        <w:numPr>
          <w:ilvl w:val="0"/>
          <w:numId w:val="89"/>
        </w:numPr>
      </w:pPr>
      <w:r w:rsidRPr="00E47C1C">
        <w:rPr>
          <w:rFonts w:hint="eastAsia"/>
          <w:b/>
          <w:lang w:eastAsia="zh-CN"/>
        </w:rPr>
        <w:t>创建新变量：</w:t>
      </w:r>
      <w:r w:rsidRPr="00E47C1C">
        <w:rPr>
          <w:rFonts w:hint="eastAsia"/>
          <w:lang w:eastAsia="zh-CN"/>
        </w:rPr>
        <w:t>单击</w:t>
      </w:r>
      <w:r w:rsidRPr="00E47C1C">
        <w:rPr>
          <w:rFonts w:hint="eastAsia"/>
          <w:b/>
          <w:lang w:eastAsia="zh-CN"/>
        </w:rPr>
        <w:t>创建新变量</w:t>
      </w:r>
      <w:r w:rsidRPr="00E47C1C">
        <w:rPr>
          <w:rFonts w:hint="eastAsia"/>
          <w:lang w:eastAsia="zh-CN"/>
        </w:rPr>
        <w:t>向模型添加新变量。此新变量可以是现有变量的组合，也可以是对现有变量执行的操作。</w:t>
      </w:r>
      <w:r w:rsidRPr="00E47C1C">
        <w:rPr>
          <w:rFonts w:hint="eastAsia"/>
        </w:rPr>
        <w:t>要创建新变量：</w:t>
      </w:r>
    </w:p>
    <w:p w14:paraId="32A1726C" w14:textId="77777777" w:rsidR="006B3872" w:rsidRDefault="00EA3C21" w:rsidP="00242CD9">
      <w:pPr>
        <w:numPr>
          <w:ilvl w:val="1"/>
          <w:numId w:val="90"/>
        </w:numPr>
      </w:pPr>
      <w:r w:rsidRPr="00EA3C21">
        <w:rPr>
          <w:rFonts w:hint="eastAsia"/>
        </w:rPr>
        <w:t>单击</w:t>
      </w:r>
      <w:r w:rsidRPr="00EA3C21">
        <w:rPr>
          <w:rFonts w:hint="eastAsia"/>
          <w:b/>
        </w:rPr>
        <w:t>创建新变量</w:t>
      </w:r>
      <w:r w:rsidRPr="00EA3C21">
        <w:rPr>
          <w:rFonts w:hint="eastAsia"/>
        </w:rPr>
        <w:t>。</w:t>
      </w:r>
    </w:p>
    <w:p w14:paraId="76AF6D13" w14:textId="77777777" w:rsidR="006B3872" w:rsidRDefault="00EA3C21" w:rsidP="00242CD9">
      <w:pPr>
        <w:numPr>
          <w:ilvl w:val="1"/>
          <w:numId w:val="90"/>
        </w:numPr>
        <w:rPr>
          <w:lang w:eastAsia="zh-CN"/>
        </w:rPr>
      </w:pPr>
      <w:r w:rsidRPr="00EA3C21">
        <w:rPr>
          <w:rFonts w:hint="eastAsia"/>
          <w:lang w:eastAsia="zh-CN"/>
        </w:rPr>
        <w:t>输入新变量的唯一名称。</w:t>
      </w:r>
    </w:p>
    <w:p w14:paraId="42F87BEC" w14:textId="77777777" w:rsidR="006B3872" w:rsidRDefault="00EA3C21" w:rsidP="00242CD9">
      <w:pPr>
        <w:numPr>
          <w:ilvl w:val="1"/>
          <w:numId w:val="90"/>
        </w:numPr>
        <w:rPr>
          <w:lang w:eastAsia="zh-CN"/>
        </w:rPr>
      </w:pPr>
      <w:r w:rsidRPr="00EA3C21">
        <w:rPr>
          <w:rFonts w:hint="eastAsia"/>
          <w:lang w:eastAsia="zh-CN"/>
        </w:rPr>
        <w:t>单击等号（“</w:t>
      </w:r>
      <w:r w:rsidRPr="00EA3C21">
        <w:rPr>
          <w:rFonts w:hint="eastAsia"/>
          <w:lang w:eastAsia="zh-CN"/>
        </w:rPr>
        <w:t>=</w:t>
      </w:r>
      <w:r w:rsidRPr="00EA3C21">
        <w:rPr>
          <w:rFonts w:hint="eastAsia"/>
          <w:lang w:eastAsia="zh-CN"/>
        </w:rPr>
        <w:t>”）后面的字段，打开列出所有可能操作的下拉菜单。您可以对现有变量执行以下操作以创建新变量：</w:t>
      </w:r>
    </w:p>
    <w:p w14:paraId="51B6D6B0" w14:textId="77777777" w:rsidR="006B3872" w:rsidRDefault="00EA3C21" w:rsidP="00242CD9">
      <w:pPr>
        <w:numPr>
          <w:ilvl w:val="2"/>
          <w:numId w:val="91"/>
        </w:numPr>
      </w:pPr>
      <w:r>
        <w:rPr>
          <w:rFonts w:hint="eastAsia"/>
          <w:lang w:eastAsia="zh-CN"/>
        </w:rPr>
        <w:t>分组和计算</w:t>
      </w:r>
    </w:p>
    <w:p w14:paraId="6E57027D" w14:textId="77777777" w:rsidR="006B3872" w:rsidRDefault="00EA3C21" w:rsidP="00242CD9">
      <w:pPr>
        <w:numPr>
          <w:ilvl w:val="2"/>
          <w:numId w:val="91"/>
        </w:numPr>
      </w:pPr>
      <w:r w:rsidRPr="00EA3C21">
        <w:rPr>
          <w:rFonts w:hint="eastAsia"/>
        </w:rPr>
        <w:t>组合变量</w:t>
      </w:r>
    </w:p>
    <w:p w14:paraId="1B076C79" w14:textId="77777777" w:rsidR="006B3872" w:rsidRDefault="00EA3C21" w:rsidP="00242CD9">
      <w:pPr>
        <w:numPr>
          <w:ilvl w:val="2"/>
          <w:numId w:val="91"/>
        </w:numPr>
      </w:pPr>
      <w:r w:rsidRPr="00EA3C21">
        <w:rPr>
          <w:rFonts w:hint="eastAsia"/>
        </w:rPr>
        <w:t>比较值</w:t>
      </w:r>
    </w:p>
    <w:p w14:paraId="06D92990" w14:textId="77777777" w:rsidR="006B3872" w:rsidRDefault="00EA3C21" w:rsidP="00242CD9">
      <w:pPr>
        <w:numPr>
          <w:ilvl w:val="2"/>
          <w:numId w:val="91"/>
        </w:numPr>
      </w:pPr>
      <w:r>
        <w:rPr>
          <w:rFonts w:hint="eastAsia"/>
          <w:lang w:eastAsia="zh-CN"/>
        </w:rPr>
        <w:t>累积值</w:t>
      </w:r>
    </w:p>
    <w:p w14:paraId="541C375A" w14:textId="77777777" w:rsidR="006B3872" w:rsidRDefault="00107830" w:rsidP="00242CD9">
      <w:pPr>
        <w:numPr>
          <w:ilvl w:val="2"/>
          <w:numId w:val="91"/>
        </w:numPr>
      </w:pPr>
      <w:r>
        <w:t>log()</w:t>
      </w:r>
    </w:p>
    <w:p w14:paraId="598460D2" w14:textId="77777777" w:rsidR="006B3872" w:rsidRDefault="00EA3C21" w:rsidP="00242CD9">
      <w:pPr>
        <w:numPr>
          <w:ilvl w:val="2"/>
          <w:numId w:val="91"/>
        </w:numPr>
      </w:pPr>
      <w:r>
        <w:rPr>
          <w:rFonts w:hint="eastAsia"/>
          <w:lang w:eastAsia="zh-CN"/>
        </w:rPr>
        <w:t>其他运算</w:t>
      </w:r>
      <w:r w:rsidR="00107830">
        <w:t xml:space="preserve">: </w:t>
      </w:r>
      <w:r w:rsidR="00107830">
        <w:rPr>
          <w:rStyle w:val="VerbatimChar"/>
        </w:rPr>
        <w:t>+</w:t>
      </w:r>
      <w:r w:rsidR="00107830">
        <w:t>,</w:t>
      </w:r>
      <w:r w:rsidR="00107830">
        <w:rPr>
          <w:rStyle w:val="VerbatimChar"/>
        </w:rPr>
        <w:t>-</w:t>
      </w:r>
      <w:r w:rsidR="00107830">
        <w:t>,</w:t>
      </w:r>
      <w:r w:rsidR="00107830">
        <w:rPr>
          <w:rStyle w:val="VerbatimChar"/>
        </w:rPr>
        <w:t>*</w:t>
      </w:r>
      <w:r w:rsidR="00107830">
        <w:t>,</w:t>
      </w:r>
      <w:r w:rsidR="00107830">
        <w:rPr>
          <w:rStyle w:val="VerbatimChar"/>
        </w:rPr>
        <w:t>/</w:t>
      </w:r>
    </w:p>
    <w:tbl>
      <w:tblPr>
        <w:tblStyle w:val="Table"/>
        <w:tblW w:w="5000" w:type="pct"/>
        <w:tblLook w:val="07C0" w:firstRow="0" w:lastRow="1" w:firstColumn="1" w:lastColumn="1" w:noHBand="1" w:noVBand="1"/>
      </w:tblPr>
      <w:tblGrid>
        <w:gridCol w:w="807"/>
        <w:gridCol w:w="8049"/>
      </w:tblGrid>
      <w:tr w:rsidR="006B3872" w14:paraId="3630C4A4" w14:textId="77777777">
        <w:tc>
          <w:tcPr>
            <w:tcW w:w="0" w:type="auto"/>
          </w:tcPr>
          <w:p w14:paraId="46832C0F" w14:textId="77777777" w:rsidR="006B3872" w:rsidRDefault="00EA3C21" w:rsidP="00242CD9">
            <w:pPr>
              <w:pStyle w:val="Compact"/>
            </w:pPr>
            <w:r>
              <w:rPr>
                <w:rFonts w:hint="eastAsia"/>
                <w:lang w:eastAsia="zh-CN"/>
              </w:rPr>
              <w:t>注意</w:t>
            </w:r>
          </w:p>
        </w:tc>
        <w:tc>
          <w:tcPr>
            <w:tcW w:w="0" w:type="auto"/>
          </w:tcPr>
          <w:p w14:paraId="313E1823" w14:textId="77777777" w:rsidR="006B3872" w:rsidRDefault="00EA3C21" w:rsidP="00242CD9">
            <w:pPr>
              <w:pStyle w:val="Compact"/>
              <w:rPr>
                <w:lang w:eastAsia="zh-CN"/>
              </w:rPr>
            </w:pPr>
            <w:r w:rsidRPr="00EA3C21">
              <w:rPr>
                <w:rFonts w:hint="eastAsia"/>
                <w:lang w:eastAsia="zh-CN"/>
              </w:rPr>
              <w:t>有关这些操作的详细信息，请在选择操作时单击“</w:t>
            </w:r>
            <w:r w:rsidRPr="00EA3C21">
              <w:rPr>
                <w:rFonts w:hint="eastAsia"/>
                <w:b/>
                <w:lang w:eastAsia="zh-CN"/>
              </w:rPr>
              <w:t>查看提示</w:t>
            </w:r>
            <w:r w:rsidRPr="00EA3C21">
              <w:rPr>
                <w:rFonts w:hint="eastAsia"/>
                <w:lang w:eastAsia="zh-CN"/>
              </w:rPr>
              <w:t>”。</w:t>
            </w:r>
          </w:p>
        </w:tc>
      </w:tr>
    </w:tbl>
    <w:p w14:paraId="07F49DD3" w14:textId="77777777" w:rsidR="006B3872" w:rsidRDefault="00396ED2" w:rsidP="00242CD9">
      <w:pPr>
        <w:numPr>
          <w:ilvl w:val="0"/>
          <w:numId w:val="92"/>
        </w:numPr>
        <w:rPr>
          <w:lang w:eastAsia="zh-CN"/>
        </w:rPr>
      </w:pPr>
      <w:r w:rsidRPr="00396ED2">
        <w:rPr>
          <w:rFonts w:hint="eastAsia"/>
          <w:b/>
          <w:lang w:eastAsia="zh-CN"/>
        </w:rPr>
        <w:t>直方图</w:t>
      </w:r>
      <w:r w:rsidRPr="00396ED2">
        <w:rPr>
          <w:rFonts w:hint="eastAsia"/>
          <w:b/>
          <w:lang w:eastAsia="zh-CN"/>
        </w:rPr>
        <w:t>/</w:t>
      </w:r>
      <w:r w:rsidRPr="00396ED2">
        <w:rPr>
          <w:rFonts w:hint="eastAsia"/>
          <w:b/>
          <w:lang w:eastAsia="zh-CN"/>
        </w:rPr>
        <w:t>条形图</w:t>
      </w:r>
      <w:r w:rsidRPr="00396ED2">
        <w:rPr>
          <w:rFonts w:hint="eastAsia"/>
          <w:lang w:eastAsia="zh-CN"/>
        </w:rPr>
        <w:t>：单击变量的“直方图”会显示一个图形，显示变量的所有值的分布。数值变量显示为直方图，分类变量显示为条形图。</w:t>
      </w:r>
    </w:p>
    <w:p w14:paraId="4E575DC0" w14:textId="77777777" w:rsidR="006B3872" w:rsidRDefault="00107830" w:rsidP="00242CD9">
      <w:pPr>
        <w:pStyle w:val="Compact"/>
        <w:numPr>
          <w:ilvl w:val="0"/>
          <w:numId w:val="1"/>
        </w:numPr>
      </w:pPr>
      <w:r>
        <w:rPr>
          <w:noProof/>
        </w:rPr>
        <w:lastRenderedPageBreak/>
        <w:drawing>
          <wp:inline distT="0" distB="0" distL="0" distR="0" wp14:anchorId="58E15A94" wp14:editId="585CBDCD">
            <wp:extent cx="2857500" cy="2357731"/>
            <wp:effectExtent l="0" t="0" r="0" b="0"/>
            <wp:docPr id="24" name="Picture" descr="Histogram"/>
            <wp:cNvGraphicFramePr/>
            <a:graphic xmlns:a="http://schemas.openxmlformats.org/drawingml/2006/main">
              <a:graphicData uri="http://schemas.openxmlformats.org/drawingml/2006/picture">
                <pic:pic xmlns:pic="http://schemas.openxmlformats.org/drawingml/2006/picture">
                  <pic:nvPicPr>
                    <pic:cNvPr id="0" name="Picture" descr="assets/screenshots/advanced-variable-settings-histogram.jpg"/>
                    <pic:cNvPicPr>
                      <a:picLocks noChangeAspect="1" noChangeArrowheads="1"/>
                    </pic:cNvPicPr>
                  </pic:nvPicPr>
                  <pic:blipFill>
                    <a:blip r:embed="rId31"/>
                    <a:stretch>
                      <a:fillRect/>
                    </a:stretch>
                  </pic:blipFill>
                  <pic:spPr bwMode="auto">
                    <a:xfrm>
                      <a:off x="0" y="0"/>
                      <a:ext cx="2857500" cy="2357731"/>
                    </a:xfrm>
                    <a:prstGeom prst="rect">
                      <a:avLst/>
                    </a:prstGeom>
                    <a:noFill/>
                    <a:ln w="9525">
                      <a:noFill/>
                      <a:headEnd/>
                      <a:tailEnd/>
                    </a:ln>
                  </pic:spPr>
                </pic:pic>
              </a:graphicData>
            </a:graphic>
          </wp:inline>
        </w:drawing>
      </w:r>
    </w:p>
    <w:p w14:paraId="08B46E23" w14:textId="77777777" w:rsidR="006B3872" w:rsidRDefault="00396ED2" w:rsidP="00242CD9">
      <w:pPr>
        <w:numPr>
          <w:ilvl w:val="0"/>
          <w:numId w:val="92"/>
        </w:numPr>
        <w:rPr>
          <w:lang w:eastAsia="zh-CN"/>
        </w:rPr>
      </w:pPr>
      <w:r w:rsidRPr="00396ED2">
        <w:rPr>
          <w:rFonts w:hint="eastAsia"/>
          <w:b/>
          <w:lang w:eastAsia="zh-CN"/>
        </w:rPr>
        <w:t>单变量图</w:t>
      </w:r>
      <w:r w:rsidRPr="00396ED2">
        <w:rPr>
          <w:rFonts w:hint="eastAsia"/>
          <w:lang w:eastAsia="zh-CN"/>
        </w:rPr>
        <w:t>：单击变量的“单变量图”会显示一个图形，显示该变量值的分布。</w:t>
      </w:r>
    </w:p>
    <w:p w14:paraId="0CF1F0F6" w14:textId="77777777" w:rsidR="006B3872" w:rsidRDefault="00107830" w:rsidP="00242CD9">
      <w:pPr>
        <w:pStyle w:val="Compact"/>
        <w:numPr>
          <w:ilvl w:val="0"/>
          <w:numId w:val="1"/>
        </w:numPr>
      </w:pPr>
      <w:r>
        <w:rPr>
          <w:noProof/>
        </w:rPr>
        <w:drawing>
          <wp:inline distT="0" distB="0" distL="0" distR="0" wp14:anchorId="78EA39BC" wp14:editId="4CB5E073">
            <wp:extent cx="2857500" cy="2452789"/>
            <wp:effectExtent l="0" t="0" r="0" b="0"/>
            <wp:docPr id="25" name="Picture" descr="Univariant plot"/>
            <wp:cNvGraphicFramePr/>
            <a:graphic xmlns:a="http://schemas.openxmlformats.org/drawingml/2006/main">
              <a:graphicData uri="http://schemas.openxmlformats.org/drawingml/2006/picture">
                <pic:pic xmlns:pic="http://schemas.openxmlformats.org/drawingml/2006/picture">
                  <pic:nvPicPr>
                    <pic:cNvPr id="0" name="Picture" descr="assets/screenshots/advanced-variable-settings-univariant-plot.jpg"/>
                    <pic:cNvPicPr>
                      <a:picLocks noChangeAspect="1" noChangeArrowheads="1"/>
                    </pic:cNvPicPr>
                  </pic:nvPicPr>
                  <pic:blipFill>
                    <a:blip r:embed="rId32"/>
                    <a:stretch>
                      <a:fillRect/>
                    </a:stretch>
                  </pic:blipFill>
                  <pic:spPr bwMode="auto">
                    <a:xfrm>
                      <a:off x="0" y="0"/>
                      <a:ext cx="2857500" cy="2452789"/>
                    </a:xfrm>
                    <a:prstGeom prst="rect">
                      <a:avLst/>
                    </a:prstGeom>
                    <a:noFill/>
                    <a:ln w="9525">
                      <a:noFill/>
                      <a:headEnd/>
                      <a:tailEnd/>
                    </a:ln>
                  </pic:spPr>
                </pic:pic>
              </a:graphicData>
            </a:graphic>
          </wp:inline>
        </w:drawing>
      </w:r>
    </w:p>
    <w:p w14:paraId="38B5C258" w14:textId="77777777" w:rsidR="006B3872" w:rsidRDefault="00396ED2" w:rsidP="00242CD9">
      <w:pPr>
        <w:numPr>
          <w:ilvl w:val="0"/>
          <w:numId w:val="92"/>
        </w:numPr>
        <w:rPr>
          <w:lang w:eastAsia="zh-CN"/>
        </w:rPr>
      </w:pPr>
      <w:r w:rsidRPr="00396ED2">
        <w:rPr>
          <w:rFonts w:hint="eastAsia"/>
          <w:b/>
          <w:lang w:eastAsia="zh-CN"/>
        </w:rPr>
        <w:t>变量重要性</w:t>
      </w:r>
      <w:r w:rsidRPr="00396ED2">
        <w:rPr>
          <w:rFonts w:hint="eastAsia"/>
          <w:lang w:eastAsia="zh-CN"/>
        </w:rPr>
        <w:t>：变量重要性部分表示目标变量</w:t>
      </w:r>
      <w:r>
        <w:rPr>
          <w:rFonts w:hint="eastAsia"/>
          <w:lang w:eastAsia="zh-CN"/>
        </w:rPr>
        <w:t>对</w:t>
      </w:r>
      <w:r w:rsidRPr="00396ED2">
        <w:rPr>
          <w:rFonts w:hint="eastAsia"/>
          <w:lang w:eastAsia="zh-CN"/>
        </w:rPr>
        <w:t>预测变量的</w:t>
      </w:r>
      <w:r>
        <w:rPr>
          <w:rFonts w:hint="eastAsia"/>
          <w:lang w:eastAsia="zh-CN"/>
        </w:rPr>
        <w:t>统计学显著性</w:t>
      </w:r>
      <w:r w:rsidRPr="00396ED2">
        <w:rPr>
          <w:rFonts w:hint="eastAsia"/>
          <w:lang w:eastAsia="zh-CN"/>
        </w:rPr>
        <w:t>;</w:t>
      </w:r>
      <w:r w:rsidRPr="00396ED2">
        <w:rPr>
          <w:rFonts w:hint="eastAsia"/>
          <w:lang w:eastAsia="zh-CN"/>
        </w:rPr>
        <w:t>变量的“重要性”越高，该变量的变化就越会影响预测的目标变量。默认情况下，</w:t>
      </w:r>
      <w:r w:rsidRPr="00396ED2">
        <w:rPr>
          <w:rFonts w:hint="eastAsia"/>
          <w:b/>
          <w:lang w:eastAsia="zh-CN"/>
        </w:rPr>
        <w:t>高级变量设置</w:t>
      </w:r>
      <w:r w:rsidRPr="00396ED2">
        <w:rPr>
          <w:rFonts w:hint="eastAsia"/>
          <w:lang w:eastAsia="zh-CN"/>
        </w:rPr>
        <w:t>中显示的变量从最高到最低“重要性”排序。</w:t>
      </w:r>
    </w:p>
    <w:bookmarkStart w:id="238" w:name="_advanced_modeling_setting"/>
    <w:p w14:paraId="2FED6D8E" w14:textId="77777777" w:rsidR="006B3872" w:rsidRDefault="00107830" w:rsidP="00242CD9">
      <w:pPr>
        <w:pStyle w:val="3"/>
        <w:rPr>
          <w:lang w:eastAsia="zh-CN"/>
        </w:rPr>
      </w:pPr>
      <w:r>
        <w:fldChar w:fldCharType="begin"/>
      </w:r>
      <w:r>
        <w:rPr>
          <w:lang w:eastAsia="zh-CN"/>
        </w:rPr>
        <w:instrText xml:space="preserve"> HYPERLINK \l "_advanced_modeling_setting" \h </w:instrText>
      </w:r>
      <w:r>
        <w:fldChar w:fldCharType="end"/>
      </w:r>
      <w:hyperlink w:anchor="_advanced_modeling_setting">
        <w:r>
          <w:rPr>
            <w:rStyle w:val="ad"/>
            <w:lang w:eastAsia="zh-CN"/>
          </w:rPr>
          <w:t xml:space="preserve">B.2. </w:t>
        </w:r>
        <w:r w:rsidR="00386D2D">
          <w:rPr>
            <w:rStyle w:val="ad"/>
            <w:rFonts w:hint="eastAsia"/>
            <w:lang w:eastAsia="zh-CN"/>
          </w:rPr>
          <w:t>高级建模设置</w:t>
        </w:r>
      </w:hyperlink>
      <w:bookmarkEnd w:id="238"/>
    </w:p>
    <w:p w14:paraId="4290B448" w14:textId="77777777" w:rsidR="006B3872" w:rsidRDefault="00386D2D" w:rsidP="00242CD9">
      <w:pPr>
        <w:pStyle w:val="FirstParagraph"/>
        <w:rPr>
          <w:lang w:eastAsia="zh-CN"/>
        </w:rPr>
      </w:pPr>
      <w:r w:rsidRPr="00386D2D">
        <w:rPr>
          <w:rFonts w:hint="eastAsia"/>
          <w:lang w:eastAsia="zh-CN"/>
        </w:rPr>
        <w:t>在这里，您可以为模型构建配置其他设置：</w:t>
      </w:r>
    </w:p>
    <w:bookmarkStart w:id="239" w:name="_createedit_model_setting_by_default"/>
    <w:p w14:paraId="446103E0" w14:textId="77777777" w:rsidR="006B3872" w:rsidRDefault="00107830" w:rsidP="00242CD9">
      <w:pPr>
        <w:pStyle w:val="4"/>
        <w:rPr>
          <w:lang w:eastAsia="zh-CN"/>
        </w:rPr>
      </w:pPr>
      <w:r>
        <w:fldChar w:fldCharType="begin"/>
      </w:r>
      <w:r>
        <w:rPr>
          <w:lang w:eastAsia="zh-CN"/>
        </w:rPr>
        <w:instrText xml:space="preserve"> HYPERLINK \l "_createedit_model_setting_by_default" \h </w:instrText>
      </w:r>
      <w:r>
        <w:fldChar w:fldCharType="end"/>
      </w:r>
      <w:hyperlink w:anchor="_createedit_model_setting_by_default">
        <w:r>
          <w:rPr>
            <w:rStyle w:val="ad"/>
            <w:lang w:eastAsia="zh-CN"/>
          </w:rPr>
          <w:t xml:space="preserve">B.2.1. </w:t>
        </w:r>
        <w:r w:rsidR="004B23EA">
          <w:rPr>
            <w:rStyle w:val="ad"/>
            <w:rFonts w:hint="eastAsia"/>
            <w:lang w:eastAsia="zh-CN"/>
          </w:rPr>
          <w:t>默认状态下创建</w:t>
        </w:r>
        <w:r w:rsidR="004B23EA">
          <w:rPr>
            <w:rStyle w:val="ad"/>
            <w:rFonts w:hint="eastAsia"/>
            <w:lang w:eastAsia="zh-CN"/>
          </w:rPr>
          <w:t>/</w:t>
        </w:r>
        <w:r w:rsidR="004B23EA">
          <w:rPr>
            <w:rStyle w:val="ad"/>
            <w:rFonts w:hint="eastAsia"/>
            <w:lang w:eastAsia="zh-CN"/>
          </w:rPr>
          <w:t>编辑模型</w:t>
        </w:r>
      </w:hyperlink>
      <w:bookmarkEnd w:id="239"/>
    </w:p>
    <w:p w14:paraId="58DE7A6C" w14:textId="77777777" w:rsidR="006B3872" w:rsidRDefault="00B85CA5" w:rsidP="00242CD9">
      <w:pPr>
        <w:pStyle w:val="FirstParagraph"/>
        <w:rPr>
          <w:lang w:eastAsia="zh-CN"/>
        </w:rPr>
      </w:pPr>
      <w:r w:rsidRPr="00B85CA5">
        <w:rPr>
          <w:rFonts w:hint="eastAsia"/>
          <w:lang w:eastAsia="zh-CN"/>
        </w:rPr>
        <w:t>单击</w:t>
      </w:r>
      <w:r w:rsidRPr="00B85CA5">
        <w:rPr>
          <w:rFonts w:hint="eastAsia"/>
          <w:b/>
          <w:lang w:eastAsia="zh-CN"/>
        </w:rPr>
        <w:t>高级建模</w:t>
      </w:r>
      <w:r w:rsidRPr="00B85CA5">
        <w:rPr>
          <w:rFonts w:hint="eastAsia"/>
          <w:lang w:eastAsia="zh-CN"/>
        </w:rPr>
        <w:t>时，</w:t>
      </w:r>
      <w:r w:rsidRPr="00B85CA5">
        <w:rPr>
          <w:rFonts w:hint="eastAsia"/>
          <w:lang w:eastAsia="zh-CN"/>
        </w:rPr>
        <w:t>R2-Learn</w:t>
      </w:r>
      <w:r w:rsidRPr="00B85CA5">
        <w:rPr>
          <w:rFonts w:hint="eastAsia"/>
          <w:lang w:eastAsia="zh-CN"/>
        </w:rPr>
        <w:t>会创建一个新的“模型设置”。</w:t>
      </w:r>
      <w:r w:rsidRPr="00B85CA5">
        <w:rPr>
          <w:rFonts w:hint="eastAsia"/>
          <w:lang w:eastAsia="zh-CN"/>
        </w:rPr>
        <w:t xml:space="preserve"> </w:t>
      </w:r>
      <w:r w:rsidRPr="00B85CA5">
        <w:rPr>
          <w:rFonts w:hint="eastAsia"/>
          <w:lang w:eastAsia="zh-CN"/>
        </w:rPr>
        <w:t>在</w:t>
      </w:r>
      <w:r w:rsidRPr="00B85CA5">
        <w:rPr>
          <w:rFonts w:hint="eastAsia"/>
          <w:b/>
          <w:lang w:eastAsia="zh-CN"/>
        </w:rPr>
        <w:t>高级建模设置</w:t>
      </w:r>
      <w:r w:rsidRPr="00B85CA5">
        <w:rPr>
          <w:rFonts w:hint="eastAsia"/>
          <w:lang w:eastAsia="zh-CN"/>
        </w:rPr>
        <w:t>中，新模型设置为：</w:t>
      </w:r>
    </w:p>
    <w:p w14:paraId="6A0B571A" w14:textId="77777777" w:rsidR="006B3872" w:rsidRDefault="00B85CA5" w:rsidP="00242CD9">
      <w:pPr>
        <w:numPr>
          <w:ilvl w:val="0"/>
          <w:numId w:val="93"/>
        </w:numPr>
      </w:pPr>
      <w:r w:rsidRPr="00B85CA5">
        <w:rPr>
          <w:rFonts w:hint="eastAsia"/>
        </w:rPr>
        <w:t>默认名称</w:t>
      </w:r>
      <w:r w:rsidR="00107830">
        <w:t>"custom.&lt;MM.DD.YYY_HH:MM:SS&gt;"</w:t>
      </w:r>
    </w:p>
    <w:p w14:paraId="5019606E" w14:textId="77777777" w:rsidR="006B3872" w:rsidRDefault="00B85CA5" w:rsidP="00242CD9">
      <w:pPr>
        <w:numPr>
          <w:ilvl w:val="0"/>
          <w:numId w:val="93"/>
        </w:numPr>
        <w:rPr>
          <w:lang w:eastAsia="zh-CN"/>
        </w:rPr>
      </w:pPr>
      <w:r w:rsidRPr="00B85CA5">
        <w:rPr>
          <w:rFonts w:hint="eastAsia"/>
          <w:lang w:eastAsia="zh-CN"/>
        </w:rPr>
        <w:t>将</w:t>
      </w:r>
      <w:r w:rsidRPr="00B85CA5">
        <w:rPr>
          <w:rFonts w:hint="eastAsia"/>
          <w:lang w:eastAsia="zh-CN"/>
        </w:rPr>
        <w:t>{select}</w:t>
      </w:r>
      <w:r>
        <w:rPr>
          <w:rFonts w:hint="eastAsia"/>
          <w:lang w:eastAsia="zh-CN"/>
        </w:rPr>
        <w:t>区域设定为</w:t>
      </w:r>
      <w:r w:rsidRPr="00B85CA5">
        <w:rPr>
          <w:rFonts w:hint="eastAsia"/>
          <w:lang w:eastAsia="zh-CN"/>
        </w:rPr>
        <w:t>此新模型</w:t>
      </w:r>
      <w:r>
        <w:rPr>
          <w:rFonts w:hint="eastAsia"/>
          <w:lang w:eastAsia="zh-CN"/>
        </w:rPr>
        <w:t>的</w:t>
      </w:r>
      <w:r w:rsidRPr="00B85CA5">
        <w:rPr>
          <w:rFonts w:hint="eastAsia"/>
          <w:lang w:eastAsia="zh-CN"/>
        </w:rPr>
        <w:t>设置。</w:t>
      </w:r>
    </w:p>
    <w:p w14:paraId="78952995" w14:textId="77777777" w:rsidR="006B3872" w:rsidRDefault="00B85CA5" w:rsidP="00242CD9">
      <w:pPr>
        <w:pStyle w:val="FirstParagraph"/>
        <w:rPr>
          <w:lang w:eastAsia="zh-CN"/>
        </w:rPr>
      </w:pPr>
      <w:r w:rsidRPr="00B85CA5">
        <w:rPr>
          <w:rFonts w:hint="eastAsia"/>
          <w:lang w:eastAsia="zh-CN"/>
        </w:rPr>
        <w:lastRenderedPageBreak/>
        <w:t>您可在</w:t>
      </w:r>
      <w:r w:rsidRPr="00B85CA5">
        <w:rPr>
          <w:rFonts w:hint="eastAsia"/>
          <w:lang w:eastAsia="zh-CN"/>
        </w:rPr>
        <w:t>{select}</w:t>
      </w:r>
      <w:r w:rsidRPr="00B85CA5">
        <w:rPr>
          <w:rFonts w:hint="eastAsia"/>
          <w:lang w:eastAsia="zh-CN"/>
        </w:rPr>
        <w:t>字段中选择它来构建先前定义的“模型设置”。</w:t>
      </w:r>
      <w:r w:rsidRPr="00B85CA5">
        <w:rPr>
          <w:rFonts w:hint="eastAsia"/>
          <w:lang w:eastAsia="zh-CN"/>
        </w:rPr>
        <w:t xml:space="preserve"> </w:t>
      </w:r>
      <w:r w:rsidRPr="00B85CA5">
        <w:rPr>
          <w:rFonts w:hint="eastAsia"/>
          <w:lang w:eastAsia="zh-CN"/>
        </w:rPr>
        <w:t>在“命名模型设置”字段中更改名称，将修改后的模型设置另存为新模型设置。</w:t>
      </w:r>
    </w:p>
    <w:bookmarkStart w:id="240" w:name="_select_algorithm"/>
    <w:p w14:paraId="0D69403A" w14:textId="77777777" w:rsidR="006B3872" w:rsidRDefault="00107830" w:rsidP="00242CD9">
      <w:pPr>
        <w:pStyle w:val="4"/>
        <w:rPr>
          <w:lang w:eastAsia="zh-CN"/>
        </w:rPr>
      </w:pPr>
      <w:r>
        <w:fldChar w:fldCharType="begin"/>
      </w:r>
      <w:r>
        <w:rPr>
          <w:lang w:eastAsia="zh-CN"/>
        </w:rPr>
        <w:instrText xml:space="preserve"> HYPERLINK \l "_select_algorithm" \h </w:instrText>
      </w:r>
      <w:r>
        <w:fldChar w:fldCharType="end"/>
      </w:r>
      <w:hyperlink w:anchor="_select_algorithm">
        <w:r>
          <w:rPr>
            <w:rStyle w:val="ad"/>
            <w:lang w:eastAsia="zh-CN"/>
          </w:rPr>
          <w:t xml:space="preserve">B.2.2. </w:t>
        </w:r>
        <w:r w:rsidR="00756E6A">
          <w:rPr>
            <w:rStyle w:val="ad"/>
            <w:rFonts w:hint="eastAsia"/>
            <w:lang w:eastAsia="zh-CN"/>
          </w:rPr>
          <w:t>选择算法</w:t>
        </w:r>
      </w:hyperlink>
      <w:bookmarkEnd w:id="240"/>
    </w:p>
    <w:p w14:paraId="19D1B7BB" w14:textId="77777777" w:rsidR="006B3872" w:rsidRDefault="00756E6A" w:rsidP="00242CD9">
      <w:pPr>
        <w:pStyle w:val="FirstParagraph"/>
        <w:rPr>
          <w:lang w:eastAsia="zh-CN"/>
        </w:rPr>
      </w:pPr>
      <w:r>
        <w:rPr>
          <w:lang w:eastAsia="zh-CN"/>
        </w:rPr>
        <w:t>R2-L</w:t>
      </w:r>
      <w:r>
        <w:rPr>
          <w:rFonts w:hint="eastAsia"/>
          <w:lang w:eastAsia="zh-CN"/>
        </w:rPr>
        <w:t>ear</w:t>
      </w:r>
      <w:r>
        <w:rPr>
          <w:lang w:eastAsia="zh-CN"/>
        </w:rPr>
        <w:t>n</w:t>
      </w:r>
      <w:r>
        <w:rPr>
          <w:rFonts w:hint="eastAsia"/>
          <w:lang w:eastAsia="zh-CN"/>
        </w:rPr>
        <w:t>默认使用以下所有算法来构建模型。您可以删除一些算法，加快建模速度。以下是针对不同问题可选择的算法列表：</w:t>
      </w:r>
      <w:r w:rsidR="00107830">
        <w:rPr>
          <w:lang w:eastAsia="zh-CN"/>
        </w:rPr>
        <w:t>:</w:t>
      </w:r>
    </w:p>
    <w:tbl>
      <w:tblPr>
        <w:tblStyle w:val="Table"/>
        <w:tblW w:w="5000" w:type="pct"/>
        <w:tblLook w:val="07E0" w:firstRow="1" w:lastRow="1" w:firstColumn="1" w:lastColumn="1" w:noHBand="1" w:noVBand="1"/>
      </w:tblPr>
      <w:tblGrid>
        <w:gridCol w:w="6914"/>
        <w:gridCol w:w="1114"/>
        <w:gridCol w:w="828"/>
      </w:tblGrid>
      <w:tr w:rsidR="006B3872" w14:paraId="26075776" w14:textId="77777777">
        <w:tc>
          <w:tcPr>
            <w:tcW w:w="0" w:type="auto"/>
            <w:tcBorders>
              <w:bottom w:val="single" w:sz="0" w:space="0" w:color="auto"/>
            </w:tcBorders>
            <w:vAlign w:val="bottom"/>
          </w:tcPr>
          <w:p w14:paraId="1D823F6D" w14:textId="77777777" w:rsidR="006B3872" w:rsidRDefault="00756E6A" w:rsidP="00242CD9">
            <w:pPr>
              <w:pStyle w:val="Compact"/>
            </w:pPr>
            <w:r>
              <w:rPr>
                <w:rFonts w:hint="eastAsia"/>
                <w:lang w:eastAsia="zh-CN"/>
              </w:rPr>
              <w:t>算法</w:t>
            </w:r>
          </w:p>
        </w:tc>
        <w:tc>
          <w:tcPr>
            <w:tcW w:w="0" w:type="auto"/>
            <w:tcBorders>
              <w:bottom w:val="single" w:sz="0" w:space="0" w:color="auto"/>
            </w:tcBorders>
            <w:vAlign w:val="bottom"/>
          </w:tcPr>
          <w:p w14:paraId="28C7FECF" w14:textId="77777777" w:rsidR="006B3872" w:rsidRDefault="00756E6A" w:rsidP="00242CD9">
            <w:pPr>
              <w:pStyle w:val="Compact"/>
            </w:pPr>
            <w:r>
              <w:rPr>
                <w:rFonts w:hint="eastAsia"/>
                <w:lang w:eastAsia="zh-CN"/>
              </w:rPr>
              <w:t>二分类</w:t>
            </w:r>
          </w:p>
        </w:tc>
        <w:tc>
          <w:tcPr>
            <w:tcW w:w="0" w:type="auto"/>
            <w:tcBorders>
              <w:bottom w:val="single" w:sz="0" w:space="0" w:color="auto"/>
            </w:tcBorders>
            <w:vAlign w:val="bottom"/>
          </w:tcPr>
          <w:p w14:paraId="1B87063F" w14:textId="77777777" w:rsidR="006B3872" w:rsidRDefault="00756E6A" w:rsidP="00242CD9">
            <w:pPr>
              <w:pStyle w:val="Compact"/>
            </w:pPr>
            <w:r>
              <w:rPr>
                <w:rFonts w:hint="eastAsia"/>
                <w:lang w:eastAsia="zh-CN"/>
              </w:rPr>
              <w:t>回归</w:t>
            </w:r>
          </w:p>
        </w:tc>
      </w:tr>
      <w:tr w:rsidR="006B3872" w14:paraId="134B43B9" w14:textId="77777777">
        <w:tc>
          <w:tcPr>
            <w:tcW w:w="0" w:type="auto"/>
          </w:tcPr>
          <w:p w14:paraId="02B302AB" w14:textId="77777777" w:rsidR="006B3872" w:rsidRDefault="00107830" w:rsidP="00242CD9">
            <w:r>
              <w:t>Adaboost</w:t>
            </w:r>
          </w:p>
        </w:tc>
        <w:tc>
          <w:tcPr>
            <w:tcW w:w="0" w:type="auto"/>
          </w:tcPr>
          <w:p w14:paraId="287A0176" w14:textId="77777777" w:rsidR="006B3872" w:rsidRDefault="00107830" w:rsidP="00242CD9">
            <w:r>
              <w:rPr>
                <w:rFonts w:ascii="Segoe UI Symbol" w:hAnsi="Segoe UI Symbol" w:cs="Segoe UI Symbol"/>
              </w:rPr>
              <w:t>✓</w:t>
            </w:r>
          </w:p>
        </w:tc>
        <w:tc>
          <w:tcPr>
            <w:tcW w:w="0" w:type="auto"/>
          </w:tcPr>
          <w:p w14:paraId="6B96CD34" w14:textId="77777777" w:rsidR="006B3872" w:rsidRDefault="00107830" w:rsidP="00242CD9">
            <w:r>
              <w:rPr>
                <w:rFonts w:ascii="Segoe UI Symbol" w:hAnsi="Segoe UI Symbol" w:cs="Segoe UI Symbol"/>
              </w:rPr>
              <w:t>✓</w:t>
            </w:r>
          </w:p>
        </w:tc>
      </w:tr>
      <w:tr w:rsidR="006B3872" w14:paraId="5DA0F9DA" w14:textId="77777777">
        <w:tc>
          <w:tcPr>
            <w:tcW w:w="0" w:type="auto"/>
          </w:tcPr>
          <w:p w14:paraId="4971BF30" w14:textId="77777777" w:rsidR="006B3872" w:rsidRDefault="00107830" w:rsidP="00242CD9">
            <w:r>
              <w:t>ARD (Automatic Relevance Determination) Regression</w:t>
            </w:r>
          </w:p>
        </w:tc>
        <w:tc>
          <w:tcPr>
            <w:tcW w:w="0" w:type="auto"/>
          </w:tcPr>
          <w:p w14:paraId="2BC06A02" w14:textId="77777777" w:rsidR="006B3872" w:rsidRDefault="006B3872" w:rsidP="00242CD9">
            <w:pPr>
              <w:pStyle w:val="Compact"/>
            </w:pPr>
          </w:p>
        </w:tc>
        <w:tc>
          <w:tcPr>
            <w:tcW w:w="0" w:type="auto"/>
          </w:tcPr>
          <w:p w14:paraId="0FAF92D7" w14:textId="77777777" w:rsidR="006B3872" w:rsidRDefault="00107830" w:rsidP="00242CD9">
            <w:r>
              <w:rPr>
                <w:rFonts w:ascii="Segoe UI Symbol" w:hAnsi="Segoe UI Symbol" w:cs="Segoe UI Symbol"/>
              </w:rPr>
              <w:t>✓</w:t>
            </w:r>
          </w:p>
        </w:tc>
      </w:tr>
      <w:tr w:rsidR="006B3872" w14:paraId="427BB460" w14:textId="77777777">
        <w:tc>
          <w:tcPr>
            <w:tcW w:w="0" w:type="auto"/>
          </w:tcPr>
          <w:p w14:paraId="039DFF6F" w14:textId="77777777" w:rsidR="006B3872" w:rsidRDefault="00107830" w:rsidP="00242CD9">
            <w:r>
              <w:t>Bernoulli Naive Bayes</w:t>
            </w:r>
          </w:p>
        </w:tc>
        <w:tc>
          <w:tcPr>
            <w:tcW w:w="0" w:type="auto"/>
          </w:tcPr>
          <w:p w14:paraId="5F5CF3A1" w14:textId="77777777" w:rsidR="006B3872" w:rsidRDefault="00107830" w:rsidP="00242CD9">
            <w:r>
              <w:rPr>
                <w:rFonts w:ascii="Segoe UI Symbol" w:hAnsi="Segoe UI Symbol" w:cs="Segoe UI Symbol"/>
              </w:rPr>
              <w:t>✓</w:t>
            </w:r>
          </w:p>
        </w:tc>
        <w:tc>
          <w:tcPr>
            <w:tcW w:w="0" w:type="auto"/>
          </w:tcPr>
          <w:p w14:paraId="0BFB4B12" w14:textId="77777777" w:rsidR="006B3872" w:rsidRDefault="006B3872" w:rsidP="00242CD9">
            <w:pPr>
              <w:pStyle w:val="Compact"/>
            </w:pPr>
          </w:p>
        </w:tc>
      </w:tr>
      <w:tr w:rsidR="006B3872" w14:paraId="77F7199B" w14:textId="77777777">
        <w:tc>
          <w:tcPr>
            <w:tcW w:w="0" w:type="auto"/>
          </w:tcPr>
          <w:p w14:paraId="1EC3A19E" w14:textId="77777777" w:rsidR="006B3872" w:rsidRDefault="00107830" w:rsidP="00242CD9">
            <w:r>
              <w:t>Decision Tree</w:t>
            </w:r>
          </w:p>
        </w:tc>
        <w:tc>
          <w:tcPr>
            <w:tcW w:w="0" w:type="auto"/>
          </w:tcPr>
          <w:p w14:paraId="521BDC9A" w14:textId="77777777" w:rsidR="006B3872" w:rsidRDefault="00107830" w:rsidP="00242CD9">
            <w:r>
              <w:rPr>
                <w:rFonts w:ascii="Segoe UI Symbol" w:hAnsi="Segoe UI Symbol" w:cs="Segoe UI Symbol"/>
              </w:rPr>
              <w:t>✓</w:t>
            </w:r>
          </w:p>
        </w:tc>
        <w:tc>
          <w:tcPr>
            <w:tcW w:w="0" w:type="auto"/>
          </w:tcPr>
          <w:p w14:paraId="11EACE40" w14:textId="77777777" w:rsidR="006B3872" w:rsidRDefault="00107830" w:rsidP="00242CD9">
            <w:r>
              <w:rPr>
                <w:rFonts w:ascii="Segoe UI Symbol" w:hAnsi="Segoe UI Symbol" w:cs="Segoe UI Symbol"/>
              </w:rPr>
              <w:t>✓</w:t>
            </w:r>
          </w:p>
        </w:tc>
      </w:tr>
      <w:tr w:rsidR="006B3872" w14:paraId="5C175A62" w14:textId="77777777">
        <w:tc>
          <w:tcPr>
            <w:tcW w:w="0" w:type="auto"/>
          </w:tcPr>
          <w:p w14:paraId="5D9E3D87" w14:textId="77777777" w:rsidR="006B3872" w:rsidRDefault="00107830" w:rsidP="00242CD9">
            <w:r>
              <w:t>Extra Trees</w:t>
            </w:r>
          </w:p>
        </w:tc>
        <w:tc>
          <w:tcPr>
            <w:tcW w:w="0" w:type="auto"/>
          </w:tcPr>
          <w:p w14:paraId="1AAB4561" w14:textId="77777777" w:rsidR="006B3872" w:rsidRDefault="00107830" w:rsidP="00242CD9">
            <w:r>
              <w:rPr>
                <w:rFonts w:ascii="Segoe UI Symbol" w:hAnsi="Segoe UI Symbol" w:cs="Segoe UI Symbol"/>
              </w:rPr>
              <w:t>✓</w:t>
            </w:r>
          </w:p>
        </w:tc>
        <w:tc>
          <w:tcPr>
            <w:tcW w:w="0" w:type="auto"/>
          </w:tcPr>
          <w:p w14:paraId="37914BD7" w14:textId="77777777" w:rsidR="006B3872" w:rsidRDefault="00107830" w:rsidP="00242CD9">
            <w:r>
              <w:rPr>
                <w:rFonts w:ascii="Segoe UI Symbol" w:hAnsi="Segoe UI Symbol" w:cs="Segoe UI Symbol"/>
              </w:rPr>
              <w:t>✓</w:t>
            </w:r>
          </w:p>
        </w:tc>
      </w:tr>
      <w:tr w:rsidR="006B3872" w14:paraId="3B58C2C3" w14:textId="77777777">
        <w:tc>
          <w:tcPr>
            <w:tcW w:w="0" w:type="auto"/>
          </w:tcPr>
          <w:p w14:paraId="06F3554B" w14:textId="77777777" w:rsidR="006B3872" w:rsidRDefault="00107830" w:rsidP="00242CD9">
            <w:r>
              <w:t>Gaussian Naive Bayes</w:t>
            </w:r>
          </w:p>
        </w:tc>
        <w:tc>
          <w:tcPr>
            <w:tcW w:w="0" w:type="auto"/>
          </w:tcPr>
          <w:p w14:paraId="401BE31B" w14:textId="77777777" w:rsidR="006B3872" w:rsidRDefault="00107830" w:rsidP="00242CD9">
            <w:r>
              <w:rPr>
                <w:rFonts w:ascii="Segoe UI Symbol" w:hAnsi="Segoe UI Symbol" w:cs="Segoe UI Symbol"/>
              </w:rPr>
              <w:t>✓</w:t>
            </w:r>
          </w:p>
        </w:tc>
        <w:tc>
          <w:tcPr>
            <w:tcW w:w="0" w:type="auto"/>
          </w:tcPr>
          <w:p w14:paraId="08E459E1" w14:textId="77777777" w:rsidR="006B3872" w:rsidRDefault="006B3872" w:rsidP="00242CD9">
            <w:pPr>
              <w:pStyle w:val="Compact"/>
            </w:pPr>
          </w:p>
        </w:tc>
      </w:tr>
      <w:tr w:rsidR="006B3872" w14:paraId="74DBF725" w14:textId="77777777">
        <w:tc>
          <w:tcPr>
            <w:tcW w:w="0" w:type="auto"/>
          </w:tcPr>
          <w:p w14:paraId="57348B41" w14:textId="77777777" w:rsidR="006B3872" w:rsidRDefault="00107830" w:rsidP="00242CD9">
            <w:r>
              <w:t>Gaussian Process</w:t>
            </w:r>
          </w:p>
        </w:tc>
        <w:tc>
          <w:tcPr>
            <w:tcW w:w="0" w:type="auto"/>
          </w:tcPr>
          <w:p w14:paraId="15CF2358" w14:textId="77777777" w:rsidR="006B3872" w:rsidRDefault="006B3872" w:rsidP="00242CD9">
            <w:pPr>
              <w:pStyle w:val="Compact"/>
            </w:pPr>
          </w:p>
        </w:tc>
        <w:tc>
          <w:tcPr>
            <w:tcW w:w="0" w:type="auto"/>
          </w:tcPr>
          <w:p w14:paraId="468B9B91" w14:textId="77777777" w:rsidR="006B3872" w:rsidRDefault="00107830" w:rsidP="00242CD9">
            <w:r>
              <w:rPr>
                <w:rFonts w:ascii="Segoe UI Symbol" w:hAnsi="Segoe UI Symbol" w:cs="Segoe UI Symbol"/>
              </w:rPr>
              <w:t>✓</w:t>
            </w:r>
          </w:p>
        </w:tc>
      </w:tr>
      <w:tr w:rsidR="006B3872" w14:paraId="5B7F9424" w14:textId="77777777">
        <w:tc>
          <w:tcPr>
            <w:tcW w:w="0" w:type="auto"/>
          </w:tcPr>
          <w:p w14:paraId="35A52EBE" w14:textId="77777777" w:rsidR="006B3872" w:rsidRDefault="00107830" w:rsidP="00242CD9">
            <w:r>
              <w:t>Gradient Boosting</w:t>
            </w:r>
          </w:p>
        </w:tc>
        <w:tc>
          <w:tcPr>
            <w:tcW w:w="0" w:type="auto"/>
          </w:tcPr>
          <w:p w14:paraId="1CFF02DF" w14:textId="77777777" w:rsidR="006B3872" w:rsidRDefault="00107830" w:rsidP="00242CD9">
            <w:r>
              <w:rPr>
                <w:rFonts w:ascii="Segoe UI Symbol" w:hAnsi="Segoe UI Symbol" w:cs="Segoe UI Symbol"/>
              </w:rPr>
              <w:t>✓</w:t>
            </w:r>
          </w:p>
        </w:tc>
        <w:tc>
          <w:tcPr>
            <w:tcW w:w="0" w:type="auto"/>
          </w:tcPr>
          <w:p w14:paraId="7E1DE24D" w14:textId="77777777" w:rsidR="006B3872" w:rsidRDefault="00107830" w:rsidP="00242CD9">
            <w:r>
              <w:rPr>
                <w:rFonts w:ascii="Segoe UI Symbol" w:hAnsi="Segoe UI Symbol" w:cs="Segoe UI Symbol"/>
              </w:rPr>
              <w:t>✓</w:t>
            </w:r>
          </w:p>
        </w:tc>
      </w:tr>
      <w:tr w:rsidR="006B3872" w14:paraId="7B8FB9AC" w14:textId="77777777">
        <w:tc>
          <w:tcPr>
            <w:tcW w:w="0" w:type="auto"/>
          </w:tcPr>
          <w:p w14:paraId="4862FFC5" w14:textId="77777777" w:rsidR="006B3872" w:rsidRDefault="00107830" w:rsidP="00242CD9">
            <w:r>
              <w:t>K Nearest Neighbor</w:t>
            </w:r>
          </w:p>
        </w:tc>
        <w:tc>
          <w:tcPr>
            <w:tcW w:w="0" w:type="auto"/>
          </w:tcPr>
          <w:p w14:paraId="18FB087A" w14:textId="77777777" w:rsidR="006B3872" w:rsidRDefault="00107830" w:rsidP="00242CD9">
            <w:r>
              <w:rPr>
                <w:rFonts w:ascii="Segoe UI Symbol" w:hAnsi="Segoe UI Symbol" w:cs="Segoe UI Symbol"/>
              </w:rPr>
              <w:t>✓</w:t>
            </w:r>
          </w:p>
        </w:tc>
        <w:tc>
          <w:tcPr>
            <w:tcW w:w="0" w:type="auto"/>
          </w:tcPr>
          <w:p w14:paraId="7180F6FA" w14:textId="77777777" w:rsidR="006B3872" w:rsidRDefault="00107830" w:rsidP="00242CD9">
            <w:r>
              <w:rPr>
                <w:rFonts w:ascii="Segoe UI Symbol" w:hAnsi="Segoe UI Symbol" w:cs="Segoe UI Symbol"/>
              </w:rPr>
              <w:t>✓</w:t>
            </w:r>
          </w:p>
        </w:tc>
      </w:tr>
      <w:tr w:rsidR="006B3872" w14:paraId="14C29B36" w14:textId="77777777">
        <w:tc>
          <w:tcPr>
            <w:tcW w:w="0" w:type="auto"/>
          </w:tcPr>
          <w:p w14:paraId="53D2E834" w14:textId="77777777" w:rsidR="006B3872" w:rsidRDefault="00107830" w:rsidP="00242CD9">
            <w:r>
              <w:t>Linear Discriminant Analysis</w:t>
            </w:r>
          </w:p>
        </w:tc>
        <w:tc>
          <w:tcPr>
            <w:tcW w:w="0" w:type="auto"/>
          </w:tcPr>
          <w:p w14:paraId="5D23024F" w14:textId="77777777" w:rsidR="006B3872" w:rsidRDefault="00107830" w:rsidP="00242CD9">
            <w:r>
              <w:rPr>
                <w:rFonts w:ascii="Segoe UI Symbol" w:hAnsi="Segoe UI Symbol" w:cs="Segoe UI Symbol"/>
              </w:rPr>
              <w:t>✓</w:t>
            </w:r>
          </w:p>
        </w:tc>
        <w:tc>
          <w:tcPr>
            <w:tcW w:w="0" w:type="auto"/>
          </w:tcPr>
          <w:p w14:paraId="231C6E5D" w14:textId="77777777" w:rsidR="006B3872" w:rsidRDefault="006B3872" w:rsidP="00242CD9">
            <w:pPr>
              <w:pStyle w:val="Compact"/>
            </w:pPr>
          </w:p>
        </w:tc>
      </w:tr>
      <w:tr w:rsidR="006B3872" w14:paraId="1D1342FE" w14:textId="77777777">
        <w:tc>
          <w:tcPr>
            <w:tcW w:w="0" w:type="auto"/>
          </w:tcPr>
          <w:p w14:paraId="08C92DA7" w14:textId="77777777" w:rsidR="006B3872" w:rsidRDefault="00107830" w:rsidP="00242CD9">
            <w:r>
              <w:t>Multinomial Naive Bayes</w:t>
            </w:r>
          </w:p>
        </w:tc>
        <w:tc>
          <w:tcPr>
            <w:tcW w:w="0" w:type="auto"/>
          </w:tcPr>
          <w:p w14:paraId="28E91AA3" w14:textId="77777777" w:rsidR="006B3872" w:rsidRDefault="00107830" w:rsidP="00242CD9">
            <w:r>
              <w:rPr>
                <w:rFonts w:ascii="Segoe UI Symbol" w:hAnsi="Segoe UI Symbol" w:cs="Segoe UI Symbol"/>
              </w:rPr>
              <w:t>✓</w:t>
            </w:r>
          </w:p>
        </w:tc>
        <w:tc>
          <w:tcPr>
            <w:tcW w:w="0" w:type="auto"/>
          </w:tcPr>
          <w:p w14:paraId="11AFB72F" w14:textId="77777777" w:rsidR="006B3872" w:rsidRDefault="006B3872" w:rsidP="00242CD9">
            <w:pPr>
              <w:pStyle w:val="Compact"/>
            </w:pPr>
          </w:p>
        </w:tc>
      </w:tr>
      <w:tr w:rsidR="006B3872" w14:paraId="0C78064F" w14:textId="77777777">
        <w:tc>
          <w:tcPr>
            <w:tcW w:w="0" w:type="auto"/>
          </w:tcPr>
          <w:p w14:paraId="06FDD79A" w14:textId="77777777" w:rsidR="006B3872" w:rsidRDefault="00107830" w:rsidP="00242CD9">
            <w:r>
              <w:t>Passive Aggressive</w:t>
            </w:r>
          </w:p>
        </w:tc>
        <w:tc>
          <w:tcPr>
            <w:tcW w:w="0" w:type="auto"/>
          </w:tcPr>
          <w:p w14:paraId="5344F3CE" w14:textId="77777777" w:rsidR="006B3872" w:rsidRDefault="00107830" w:rsidP="00242CD9">
            <w:r>
              <w:rPr>
                <w:rFonts w:ascii="Segoe UI Symbol" w:hAnsi="Segoe UI Symbol" w:cs="Segoe UI Symbol"/>
              </w:rPr>
              <w:t>✓</w:t>
            </w:r>
          </w:p>
        </w:tc>
        <w:tc>
          <w:tcPr>
            <w:tcW w:w="0" w:type="auto"/>
          </w:tcPr>
          <w:p w14:paraId="1749FCE8" w14:textId="77777777" w:rsidR="006B3872" w:rsidRDefault="006B3872" w:rsidP="00242CD9">
            <w:pPr>
              <w:pStyle w:val="Compact"/>
            </w:pPr>
          </w:p>
        </w:tc>
      </w:tr>
      <w:tr w:rsidR="006B3872" w14:paraId="0271E894" w14:textId="77777777">
        <w:tc>
          <w:tcPr>
            <w:tcW w:w="0" w:type="auto"/>
          </w:tcPr>
          <w:p w14:paraId="7396B6C0" w14:textId="77777777" w:rsidR="006B3872" w:rsidRDefault="00107830" w:rsidP="00242CD9">
            <w:r>
              <w:t>Quadratic Discriminant Analysis</w:t>
            </w:r>
          </w:p>
        </w:tc>
        <w:tc>
          <w:tcPr>
            <w:tcW w:w="0" w:type="auto"/>
          </w:tcPr>
          <w:p w14:paraId="77EDCA79" w14:textId="77777777" w:rsidR="006B3872" w:rsidRDefault="00107830" w:rsidP="00242CD9">
            <w:r>
              <w:rPr>
                <w:rFonts w:ascii="Segoe UI Symbol" w:hAnsi="Segoe UI Symbol" w:cs="Segoe UI Symbol"/>
              </w:rPr>
              <w:t>✓</w:t>
            </w:r>
          </w:p>
        </w:tc>
        <w:tc>
          <w:tcPr>
            <w:tcW w:w="0" w:type="auto"/>
          </w:tcPr>
          <w:p w14:paraId="787D855B" w14:textId="77777777" w:rsidR="006B3872" w:rsidRDefault="006B3872" w:rsidP="00242CD9">
            <w:pPr>
              <w:pStyle w:val="Compact"/>
            </w:pPr>
          </w:p>
        </w:tc>
      </w:tr>
      <w:tr w:rsidR="006B3872" w14:paraId="673F3955" w14:textId="77777777">
        <w:tc>
          <w:tcPr>
            <w:tcW w:w="0" w:type="auto"/>
          </w:tcPr>
          <w:p w14:paraId="66F41442" w14:textId="77777777" w:rsidR="006B3872" w:rsidRDefault="00107830" w:rsidP="00242CD9">
            <w:r>
              <w:t>Random Forest</w:t>
            </w:r>
          </w:p>
        </w:tc>
        <w:tc>
          <w:tcPr>
            <w:tcW w:w="0" w:type="auto"/>
          </w:tcPr>
          <w:p w14:paraId="3CBA2569" w14:textId="77777777" w:rsidR="006B3872" w:rsidRDefault="00107830" w:rsidP="00242CD9">
            <w:r>
              <w:rPr>
                <w:rFonts w:ascii="Segoe UI Symbol" w:hAnsi="Segoe UI Symbol" w:cs="Segoe UI Symbol"/>
              </w:rPr>
              <w:t>✓</w:t>
            </w:r>
          </w:p>
        </w:tc>
        <w:tc>
          <w:tcPr>
            <w:tcW w:w="0" w:type="auto"/>
          </w:tcPr>
          <w:p w14:paraId="4C39FA2C" w14:textId="77777777" w:rsidR="006B3872" w:rsidRDefault="00107830" w:rsidP="00242CD9">
            <w:r>
              <w:rPr>
                <w:rFonts w:ascii="Segoe UI Symbol" w:hAnsi="Segoe UI Symbol" w:cs="Segoe UI Symbol"/>
              </w:rPr>
              <w:t>✓</w:t>
            </w:r>
          </w:p>
        </w:tc>
      </w:tr>
      <w:tr w:rsidR="006B3872" w14:paraId="6B31AB2B" w14:textId="77777777">
        <w:tc>
          <w:tcPr>
            <w:tcW w:w="0" w:type="auto"/>
          </w:tcPr>
          <w:p w14:paraId="7F87596D" w14:textId="77777777" w:rsidR="006B3872" w:rsidRDefault="00107830" w:rsidP="00242CD9">
            <w:r>
              <w:t>SGD (Stochastic Gradient Descent)</w:t>
            </w:r>
          </w:p>
        </w:tc>
        <w:tc>
          <w:tcPr>
            <w:tcW w:w="0" w:type="auto"/>
          </w:tcPr>
          <w:p w14:paraId="067EABDA" w14:textId="77777777" w:rsidR="006B3872" w:rsidRDefault="00107830" w:rsidP="00242CD9">
            <w:r>
              <w:rPr>
                <w:rFonts w:ascii="Segoe UI Symbol" w:hAnsi="Segoe UI Symbol" w:cs="Segoe UI Symbol"/>
              </w:rPr>
              <w:t>✓</w:t>
            </w:r>
          </w:p>
        </w:tc>
        <w:tc>
          <w:tcPr>
            <w:tcW w:w="0" w:type="auto"/>
          </w:tcPr>
          <w:p w14:paraId="44938A69" w14:textId="77777777" w:rsidR="006B3872" w:rsidRDefault="00107830" w:rsidP="00242CD9">
            <w:r>
              <w:rPr>
                <w:rFonts w:ascii="Segoe UI Symbol" w:hAnsi="Segoe UI Symbol" w:cs="Segoe UI Symbol"/>
              </w:rPr>
              <w:t>✓</w:t>
            </w:r>
          </w:p>
        </w:tc>
      </w:tr>
      <w:tr w:rsidR="006B3872" w14:paraId="434B5518" w14:textId="77777777">
        <w:tc>
          <w:tcPr>
            <w:tcW w:w="0" w:type="auto"/>
          </w:tcPr>
          <w:p w14:paraId="6B808655" w14:textId="77777777" w:rsidR="006B3872" w:rsidRDefault="00107830" w:rsidP="00242CD9">
            <w:r>
              <w:t>Logistic Regression</w:t>
            </w:r>
          </w:p>
        </w:tc>
        <w:tc>
          <w:tcPr>
            <w:tcW w:w="0" w:type="auto"/>
          </w:tcPr>
          <w:p w14:paraId="3CAE5281" w14:textId="77777777" w:rsidR="006B3872" w:rsidRDefault="00107830" w:rsidP="00242CD9">
            <w:r>
              <w:rPr>
                <w:rFonts w:ascii="Segoe UI Symbol" w:hAnsi="Segoe UI Symbol" w:cs="Segoe UI Symbol"/>
              </w:rPr>
              <w:t>✓</w:t>
            </w:r>
          </w:p>
        </w:tc>
        <w:tc>
          <w:tcPr>
            <w:tcW w:w="0" w:type="auto"/>
          </w:tcPr>
          <w:p w14:paraId="06A000CC" w14:textId="77777777" w:rsidR="006B3872" w:rsidRDefault="006B3872" w:rsidP="00242CD9">
            <w:pPr>
              <w:pStyle w:val="Compact"/>
            </w:pPr>
          </w:p>
        </w:tc>
      </w:tr>
      <w:tr w:rsidR="006B3872" w14:paraId="43959D8A" w14:textId="77777777">
        <w:tc>
          <w:tcPr>
            <w:tcW w:w="0" w:type="auto"/>
          </w:tcPr>
          <w:p w14:paraId="3C0C6265" w14:textId="77777777" w:rsidR="006B3872" w:rsidRDefault="00107830" w:rsidP="00242CD9">
            <w:r>
              <w:t>Ridge Regression</w:t>
            </w:r>
          </w:p>
        </w:tc>
        <w:tc>
          <w:tcPr>
            <w:tcW w:w="0" w:type="auto"/>
          </w:tcPr>
          <w:p w14:paraId="42278D04" w14:textId="77777777" w:rsidR="006B3872" w:rsidRDefault="006B3872" w:rsidP="00242CD9">
            <w:pPr>
              <w:pStyle w:val="Compact"/>
            </w:pPr>
          </w:p>
        </w:tc>
        <w:tc>
          <w:tcPr>
            <w:tcW w:w="0" w:type="auto"/>
          </w:tcPr>
          <w:p w14:paraId="0259A182" w14:textId="77777777" w:rsidR="006B3872" w:rsidRDefault="00107830" w:rsidP="00242CD9">
            <w:r>
              <w:rPr>
                <w:rFonts w:ascii="Segoe UI Symbol" w:hAnsi="Segoe UI Symbol" w:cs="Segoe UI Symbol"/>
              </w:rPr>
              <w:t>✓</w:t>
            </w:r>
          </w:p>
        </w:tc>
      </w:tr>
    </w:tbl>
    <w:bookmarkStart w:id="241" w:name="_set_max_model_ensemble_size"/>
    <w:p w14:paraId="5DC9A282" w14:textId="77777777" w:rsidR="006B3872" w:rsidRDefault="00107830" w:rsidP="00242CD9">
      <w:pPr>
        <w:pStyle w:val="4"/>
        <w:rPr>
          <w:lang w:eastAsia="zh-CN"/>
        </w:rPr>
      </w:pPr>
      <w:r>
        <w:fldChar w:fldCharType="begin"/>
      </w:r>
      <w:r>
        <w:rPr>
          <w:lang w:eastAsia="zh-CN"/>
        </w:rPr>
        <w:instrText xml:space="preserve"> HYPERLINK \l "_set_max_model_ensemble_size" \h </w:instrText>
      </w:r>
      <w:r>
        <w:fldChar w:fldCharType="end"/>
      </w:r>
      <w:hyperlink w:anchor="_set_max_model_ensemble_size">
        <w:r>
          <w:rPr>
            <w:rStyle w:val="ad"/>
            <w:lang w:eastAsia="zh-CN"/>
          </w:rPr>
          <w:t xml:space="preserve">B.2.3. </w:t>
        </w:r>
        <w:r w:rsidR="00756E6A">
          <w:rPr>
            <w:rStyle w:val="ad"/>
            <w:rFonts w:hint="eastAsia"/>
            <w:lang w:eastAsia="zh-CN"/>
          </w:rPr>
          <w:t>设置模型集成大小</w:t>
        </w:r>
      </w:hyperlink>
      <w:bookmarkEnd w:id="241"/>
    </w:p>
    <w:p w14:paraId="1B6C2ADF" w14:textId="77777777" w:rsidR="006B3872" w:rsidRDefault="00756E6A" w:rsidP="00242CD9">
      <w:pPr>
        <w:pStyle w:val="FirstParagraph"/>
        <w:rPr>
          <w:lang w:eastAsia="zh-CN"/>
        </w:rPr>
      </w:pPr>
      <w:r>
        <w:rPr>
          <w:rFonts w:hint="eastAsia"/>
          <w:lang w:eastAsia="zh-CN"/>
        </w:rPr>
        <w:t>您可在此设置模型集成的算法数量。例如，当</w:t>
      </w:r>
      <w:r w:rsidRPr="00756E6A">
        <w:rPr>
          <w:rFonts w:hint="eastAsia"/>
          <w:b/>
          <w:lang w:eastAsia="zh-CN"/>
        </w:rPr>
        <w:t>最大模型集成数量</w:t>
      </w:r>
      <w:r>
        <w:rPr>
          <w:rFonts w:hint="eastAsia"/>
          <w:lang w:eastAsia="zh-CN"/>
        </w:rPr>
        <w:t>设置为</w:t>
      </w:r>
      <w:r>
        <w:rPr>
          <w:rFonts w:hint="eastAsia"/>
          <w:lang w:eastAsia="zh-CN"/>
        </w:rPr>
        <w:t>3</w:t>
      </w:r>
      <w:r>
        <w:rPr>
          <w:rFonts w:hint="eastAsia"/>
          <w:lang w:eastAsia="zh-CN"/>
        </w:rPr>
        <w:t>时，最多会有</w:t>
      </w:r>
      <w:r>
        <w:rPr>
          <w:lang w:eastAsia="zh-CN"/>
        </w:rPr>
        <w:t>3</w:t>
      </w:r>
      <w:r>
        <w:rPr>
          <w:rFonts w:hint="eastAsia"/>
          <w:lang w:eastAsia="zh-CN"/>
        </w:rPr>
        <w:t>种算法集成在一个模型里。您最终生成的模型中所包含的算法数量还取决于您设置的</w:t>
      </w:r>
      <w:r w:rsidRPr="00756E6A">
        <w:rPr>
          <w:rFonts w:hint="eastAsia"/>
          <w:color w:val="4F81BD" w:themeColor="accent1"/>
          <w:lang w:eastAsia="zh-CN"/>
        </w:rPr>
        <w:t>训练时长</w:t>
      </w:r>
      <w:r>
        <w:rPr>
          <w:rFonts w:hint="eastAsia"/>
          <w:lang w:eastAsia="zh-CN"/>
        </w:rPr>
        <w:t>。</w:t>
      </w:r>
    </w:p>
    <w:bookmarkStart w:id="242" w:name="_B.2.4._训练验证留出和交叉验证"/>
    <w:bookmarkStart w:id="243" w:name="_train_validation_holdout_and_cross_vali"/>
    <w:bookmarkEnd w:id="242"/>
    <w:p w14:paraId="1FB57818" w14:textId="77777777" w:rsidR="006B3872" w:rsidRDefault="00107830" w:rsidP="00242CD9">
      <w:pPr>
        <w:pStyle w:val="4"/>
        <w:rPr>
          <w:lang w:eastAsia="zh-CN"/>
        </w:rPr>
      </w:pPr>
      <w:r>
        <w:lastRenderedPageBreak/>
        <w:fldChar w:fldCharType="begin"/>
      </w:r>
      <w:r>
        <w:rPr>
          <w:lang w:eastAsia="zh-CN"/>
        </w:rPr>
        <w:instrText xml:space="preserve"> HYPERLINK \l "_train_validation_holdout_and_cross_validation" \h </w:instrText>
      </w:r>
      <w:r>
        <w:fldChar w:fldCharType="end"/>
      </w:r>
      <w:hyperlink w:anchor="_train_validation_holdout_and_cross_validation">
        <w:r>
          <w:rPr>
            <w:rStyle w:val="ad"/>
            <w:lang w:eastAsia="zh-CN"/>
          </w:rPr>
          <w:t xml:space="preserve">B.2.4. </w:t>
        </w:r>
        <w:r w:rsidR="0033108A">
          <w:rPr>
            <w:rStyle w:val="ad"/>
            <w:rFonts w:hint="eastAsia"/>
            <w:lang w:eastAsia="zh-CN"/>
          </w:rPr>
          <w:t>训练验证留出和交叉验证</w:t>
        </w:r>
      </w:hyperlink>
      <w:bookmarkEnd w:id="243"/>
    </w:p>
    <w:p w14:paraId="0FCCE459" w14:textId="77777777" w:rsidR="006B3872" w:rsidRDefault="0033108A" w:rsidP="00242CD9">
      <w:pPr>
        <w:pStyle w:val="FirstParagraph"/>
        <w:rPr>
          <w:lang w:eastAsia="zh-CN"/>
        </w:rPr>
      </w:pPr>
      <w:r w:rsidRPr="0033108A">
        <w:rPr>
          <w:rFonts w:hint="eastAsia"/>
          <w:lang w:eastAsia="zh-CN"/>
        </w:rPr>
        <w:t>您可以选择使用以下方法构建机器学习模型：</w:t>
      </w:r>
    </w:p>
    <w:p w14:paraId="4260E394" w14:textId="77777777" w:rsidR="006B3872" w:rsidRDefault="0033108A" w:rsidP="00242CD9">
      <w:pPr>
        <w:numPr>
          <w:ilvl w:val="0"/>
          <w:numId w:val="94"/>
        </w:numPr>
        <w:rPr>
          <w:lang w:eastAsia="zh-CN"/>
        </w:rPr>
      </w:pPr>
      <w:r w:rsidRPr="0033108A">
        <w:rPr>
          <w:rFonts w:hint="eastAsia"/>
          <w:b/>
          <w:lang w:eastAsia="zh-CN"/>
        </w:rPr>
        <w:t>训练验证</w:t>
      </w:r>
      <w:r w:rsidR="00A10BF9">
        <w:rPr>
          <w:rFonts w:hint="eastAsia"/>
          <w:b/>
          <w:lang w:eastAsia="zh-CN"/>
        </w:rPr>
        <w:t>留出</w:t>
      </w:r>
      <w:r w:rsidRPr="0033108A">
        <w:rPr>
          <w:rFonts w:hint="eastAsia"/>
          <w:lang w:eastAsia="zh-CN"/>
        </w:rPr>
        <w:t>：通过将训练数据集划分为三个子集来构建机器学习模型：</w:t>
      </w:r>
    </w:p>
    <w:p w14:paraId="1A0775EA" w14:textId="77777777" w:rsidR="006B3872" w:rsidRDefault="0033108A" w:rsidP="00242CD9">
      <w:pPr>
        <w:numPr>
          <w:ilvl w:val="1"/>
          <w:numId w:val="95"/>
        </w:numPr>
        <w:rPr>
          <w:lang w:eastAsia="zh-CN"/>
        </w:rPr>
      </w:pPr>
      <w:r w:rsidRPr="0033108A">
        <w:rPr>
          <w:rFonts w:hint="eastAsia"/>
          <w:b/>
          <w:lang w:eastAsia="zh-CN"/>
        </w:rPr>
        <w:t>训练集</w:t>
      </w:r>
      <w:r>
        <w:rPr>
          <w:rFonts w:hint="eastAsia"/>
          <w:b/>
          <w:lang w:eastAsia="zh-CN"/>
        </w:rPr>
        <w:t>：</w:t>
      </w:r>
      <w:r w:rsidRPr="0033108A">
        <w:rPr>
          <w:rFonts w:hint="eastAsia"/>
          <w:lang w:eastAsia="zh-CN"/>
        </w:rPr>
        <w:t>用于构建机器学习模型</w:t>
      </w:r>
      <w:r>
        <w:rPr>
          <w:rFonts w:hint="eastAsia"/>
          <w:lang w:eastAsia="zh-CN"/>
        </w:rPr>
        <w:t>；</w:t>
      </w:r>
    </w:p>
    <w:p w14:paraId="2B4360FC" w14:textId="77777777" w:rsidR="006B3872" w:rsidRDefault="0033108A" w:rsidP="00242CD9">
      <w:pPr>
        <w:numPr>
          <w:ilvl w:val="1"/>
          <w:numId w:val="95"/>
        </w:numPr>
        <w:rPr>
          <w:lang w:eastAsia="zh-CN"/>
        </w:rPr>
      </w:pPr>
      <w:r w:rsidRPr="0033108A">
        <w:rPr>
          <w:rFonts w:hint="eastAsia"/>
          <w:b/>
          <w:lang w:eastAsia="zh-CN"/>
        </w:rPr>
        <w:t>验证集：</w:t>
      </w:r>
      <w:r w:rsidR="00107830">
        <w:rPr>
          <w:lang w:eastAsia="zh-CN"/>
        </w:rPr>
        <w:t xml:space="preserve"> </w:t>
      </w:r>
      <w:r>
        <w:rPr>
          <w:rFonts w:hint="eastAsia"/>
          <w:lang w:eastAsia="zh-CN"/>
        </w:rPr>
        <w:t>用于调整分类器的超参数，以达到更高的准确性；</w:t>
      </w:r>
    </w:p>
    <w:p w14:paraId="52EC6841" w14:textId="77777777" w:rsidR="006B3872" w:rsidRDefault="00A10BF9" w:rsidP="00242CD9">
      <w:pPr>
        <w:numPr>
          <w:ilvl w:val="1"/>
          <w:numId w:val="95"/>
        </w:numPr>
        <w:rPr>
          <w:lang w:eastAsia="zh-CN"/>
        </w:rPr>
      </w:pPr>
      <w:r>
        <w:rPr>
          <w:rFonts w:hint="eastAsia"/>
          <w:b/>
          <w:lang w:eastAsia="zh-CN"/>
        </w:rPr>
        <w:t>留出集</w:t>
      </w:r>
      <w:r w:rsidR="00107830">
        <w:rPr>
          <w:lang w:eastAsia="zh-CN"/>
        </w:rPr>
        <w:t xml:space="preserve">: </w:t>
      </w:r>
      <w:r>
        <w:rPr>
          <w:rFonts w:hint="eastAsia"/>
          <w:lang w:eastAsia="zh-CN"/>
        </w:rPr>
        <w:t>用于评估模型的准确性。它并不参与模型构建，只用于验证已构建的模型。</w:t>
      </w:r>
    </w:p>
    <w:p w14:paraId="5268751B" w14:textId="77777777" w:rsidR="006B3872" w:rsidRDefault="00A10BF9" w:rsidP="00242CD9">
      <w:pPr>
        <w:numPr>
          <w:ilvl w:val="1"/>
          <w:numId w:val="1"/>
        </w:numPr>
        <w:rPr>
          <w:lang w:eastAsia="zh-CN"/>
        </w:rPr>
      </w:pPr>
      <w:r w:rsidRPr="00A10BF9">
        <w:rPr>
          <w:rFonts w:hint="eastAsia"/>
          <w:lang w:eastAsia="zh-CN"/>
        </w:rPr>
        <w:t>您可</w:t>
      </w:r>
      <w:r>
        <w:rPr>
          <w:rFonts w:hint="eastAsia"/>
          <w:lang w:eastAsia="zh-CN"/>
        </w:rPr>
        <w:t>以拖动的方式设置每个子集占数据集的百分比。</w:t>
      </w:r>
    </w:p>
    <w:p w14:paraId="0C617171" w14:textId="77777777" w:rsidR="006B3872" w:rsidRDefault="00107830" w:rsidP="00242CD9">
      <w:pPr>
        <w:numPr>
          <w:ilvl w:val="0"/>
          <w:numId w:val="94"/>
        </w:numPr>
        <w:rPr>
          <w:lang w:eastAsia="zh-CN"/>
        </w:rPr>
      </w:pPr>
      <w:r>
        <w:rPr>
          <w:b/>
          <w:lang w:eastAsia="zh-CN"/>
        </w:rPr>
        <w:t xml:space="preserve">K-fold </w:t>
      </w:r>
      <w:r w:rsidR="00A10BF9">
        <w:rPr>
          <w:rFonts w:hint="eastAsia"/>
          <w:b/>
          <w:lang w:eastAsia="zh-CN"/>
        </w:rPr>
        <w:t>交叉验证留出：</w:t>
      </w:r>
      <w:r w:rsidR="00A10BF9">
        <w:rPr>
          <w:rFonts w:hint="eastAsia"/>
          <w:lang w:eastAsia="zh-CN"/>
        </w:rPr>
        <w:t>通过以下方法构建机器学习模型：</w:t>
      </w:r>
    </w:p>
    <w:p w14:paraId="1149AD5B" w14:textId="77777777" w:rsidR="006B3872" w:rsidRDefault="00A10BF9" w:rsidP="00242CD9">
      <w:pPr>
        <w:numPr>
          <w:ilvl w:val="1"/>
          <w:numId w:val="96"/>
        </w:numPr>
        <w:rPr>
          <w:lang w:eastAsia="zh-CN"/>
        </w:rPr>
      </w:pPr>
      <w:r w:rsidRPr="00A10BF9">
        <w:rPr>
          <w:rFonts w:hint="eastAsia"/>
          <w:lang w:eastAsia="zh-CN"/>
        </w:rPr>
        <w:t>将训练数据集划分为“</w:t>
      </w:r>
      <w:r w:rsidRPr="00A10BF9">
        <w:rPr>
          <w:rFonts w:hint="eastAsia"/>
          <w:lang w:eastAsia="zh-CN"/>
        </w:rPr>
        <w:t>k</w:t>
      </w:r>
      <w:r w:rsidRPr="00A10BF9">
        <w:rPr>
          <w:rFonts w:hint="eastAsia"/>
          <w:lang w:eastAsia="zh-CN"/>
        </w:rPr>
        <w:t>”个“折叠”或“</w:t>
      </w:r>
      <w:r w:rsidRPr="00A10BF9">
        <w:rPr>
          <w:rFonts w:hint="eastAsia"/>
          <w:lang w:eastAsia="zh-CN"/>
        </w:rPr>
        <w:t>k</w:t>
      </w:r>
      <w:r w:rsidRPr="00A10BF9">
        <w:rPr>
          <w:rFonts w:hint="eastAsia"/>
          <w:lang w:eastAsia="zh-CN"/>
        </w:rPr>
        <w:t>”个</w:t>
      </w:r>
      <w:r>
        <w:rPr>
          <w:rFonts w:hint="eastAsia"/>
          <w:lang w:eastAsia="zh-CN"/>
        </w:rPr>
        <w:t>相同大小的子样本集；</w:t>
      </w:r>
    </w:p>
    <w:p w14:paraId="528C4377" w14:textId="77777777" w:rsidR="006B3872" w:rsidRDefault="00A10BF9" w:rsidP="00242CD9">
      <w:pPr>
        <w:numPr>
          <w:ilvl w:val="1"/>
          <w:numId w:val="96"/>
        </w:numPr>
        <w:rPr>
          <w:lang w:eastAsia="zh-CN"/>
        </w:rPr>
      </w:pPr>
      <w:r>
        <w:rPr>
          <w:rFonts w:hint="eastAsia"/>
          <w:lang w:eastAsia="zh-CN"/>
        </w:rPr>
        <w:t>在建模过程中，每个‘</w:t>
      </w:r>
      <w:r>
        <w:rPr>
          <w:rFonts w:hint="eastAsia"/>
          <w:lang w:eastAsia="zh-CN"/>
        </w:rPr>
        <w:t>k</w:t>
      </w:r>
      <w:r>
        <w:rPr>
          <w:rFonts w:hint="eastAsia"/>
          <w:lang w:eastAsia="zh-CN"/>
        </w:rPr>
        <w:t>’子样本集将作为验证集，其余‘</w:t>
      </w:r>
      <w:r>
        <w:rPr>
          <w:rFonts w:hint="eastAsia"/>
          <w:lang w:eastAsia="zh-CN"/>
        </w:rPr>
        <w:t>k-1</w:t>
      </w:r>
      <w:r>
        <w:rPr>
          <w:rFonts w:hint="eastAsia"/>
          <w:lang w:eastAsia="zh-CN"/>
        </w:rPr>
        <w:t>’个子样本集作为训练集；</w:t>
      </w:r>
    </w:p>
    <w:p w14:paraId="6A050A0A" w14:textId="77777777" w:rsidR="006B3872" w:rsidRDefault="00A10BF9" w:rsidP="00242CD9">
      <w:pPr>
        <w:numPr>
          <w:ilvl w:val="1"/>
          <w:numId w:val="96"/>
        </w:numPr>
        <w:rPr>
          <w:lang w:eastAsia="zh-CN"/>
        </w:rPr>
      </w:pPr>
      <w:r>
        <w:rPr>
          <w:rFonts w:hint="eastAsia"/>
          <w:lang w:eastAsia="zh-CN"/>
        </w:rPr>
        <w:t>建模过程将重复‘</w:t>
      </w:r>
      <w:r>
        <w:rPr>
          <w:rFonts w:hint="eastAsia"/>
          <w:lang w:eastAsia="zh-CN"/>
        </w:rPr>
        <w:t>k</w:t>
      </w:r>
      <w:r>
        <w:rPr>
          <w:rFonts w:hint="eastAsia"/>
          <w:lang w:eastAsia="zh-CN"/>
        </w:rPr>
        <w:t>’次，给出‘</w:t>
      </w:r>
      <w:r>
        <w:rPr>
          <w:rFonts w:hint="eastAsia"/>
          <w:lang w:eastAsia="zh-CN"/>
        </w:rPr>
        <w:t>k</w:t>
      </w:r>
      <w:r>
        <w:rPr>
          <w:rFonts w:hint="eastAsia"/>
          <w:lang w:eastAsia="zh-CN"/>
        </w:rPr>
        <w:t>’个模型；</w:t>
      </w:r>
    </w:p>
    <w:p w14:paraId="5E5F0B5B" w14:textId="77777777" w:rsidR="006B3872" w:rsidRDefault="00A10BF9" w:rsidP="00242CD9">
      <w:pPr>
        <w:numPr>
          <w:ilvl w:val="1"/>
          <w:numId w:val="96"/>
        </w:numPr>
        <w:rPr>
          <w:lang w:eastAsia="zh-CN"/>
        </w:rPr>
      </w:pPr>
      <w:r>
        <w:rPr>
          <w:rFonts w:hint="eastAsia"/>
          <w:lang w:eastAsia="zh-CN"/>
        </w:rPr>
        <w:t>我们会平均‘</w:t>
      </w:r>
      <w:r>
        <w:rPr>
          <w:rFonts w:hint="eastAsia"/>
          <w:lang w:eastAsia="zh-CN"/>
        </w:rPr>
        <w:t>k</w:t>
      </w:r>
      <w:r>
        <w:rPr>
          <w:rFonts w:hint="eastAsia"/>
          <w:lang w:eastAsia="zh-CN"/>
        </w:rPr>
        <w:t>’个模型，以生成单个模型。</w:t>
      </w:r>
    </w:p>
    <w:p w14:paraId="7F438735" w14:textId="77777777" w:rsidR="006B3872" w:rsidRDefault="00A10BF9" w:rsidP="00242CD9">
      <w:pPr>
        <w:numPr>
          <w:ilvl w:val="1"/>
          <w:numId w:val="1"/>
        </w:numPr>
        <w:rPr>
          <w:lang w:eastAsia="zh-CN"/>
        </w:rPr>
      </w:pPr>
      <w:r>
        <w:rPr>
          <w:rFonts w:hint="eastAsia"/>
          <w:lang w:eastAsia="zh-CN"/>
        </w:rPr>
        <w:t>此方法会比</w:t>
      </w:r>
      <w:r w:rsidRPr="00A10BF9">
        <w:rPr>
          <w:rFonts w:hint="eastAsia"/>
          <w:b/>
          <w:lang w:eastAsia="zh-CN"/>
        </w:rPr>
        <w:t>训练验证留出</w:t>
      </w:r>
      <w:r>
        <w:rPr>
          <w:rFonts w:hint="eastAsia"/>
          <w:lang w:eastAsia="zh-CN"/>
        </w:rPr>
        <w:t>花费更长的时间。您可设置折叠数，和留出百分比。</w:t>
      </w:r>
    </w:p>
    <w:bookmarkStart w:id="244" w:name="_resampling_setting"/>
    <w:p w14:paraId="5CA704B2" w14:textId="77777777" w:rsidR="006B3872" w:rsidRDefault="00107830" w:rsidP="00242CD9">
      <w:pPr>
        <w:pStyle w:val="4"/>
      </w:pPr>
      <w:r>
        <w:fldChar w:fldCharType="begin"/>
      </w:r>
      <w:r>
        <w:instrText xml:space="preserve"> HYPERLINK \l "_resampling_setting" \h </w:instrText>
      </w:r>
      <w:r>
        <w:fldChar w:fldCharType="end"/>
      </w:r>
      <w:hyperlink w:anchor="_resampling_setting">
        <w:r>
          <w:rPr>
            <w:rStyle w:val="ad"/>
          </w:rPr>
          <w:t xml:space="preserve">B.2.5. </w:t>
        </w:r>
        <w:r w:rsidR="008E6332">
          <w:rPr>
            <w:rStyle w:val="ad"/>
            <w:rFonts w:hint="eastAsia"/>
            <w:lang w:eastAsia="zh-CN"/>
          </w:rPr>
          <w:t>重采样设置</w:t>
        </w:r>
      </w:hyperlink>
      <w:bookmarkEnd w:id="244"/>
    </w:p>
    <w:tbl>
      <w:tblPr>
        <w:tblStyle w:val="Table"/>
        <w:tblW w:w="5000" w:type="pct"/>
        <w:tblLook w:val="07C0" w:firstRow="0" w:lastRow="1" w:firstColumn="1" w:lastColumn="1" w:noHBand="1" w:noVBand="1"/>
      </w:tblPr>
      <w:tblGrid>
        <w:gridCol w:w="2006"/>
        <w:gridCol w:w="6850"/>
      </w:tblGrid>
      <w:tr w:rsidR="006B3872" w14:paraId="042B7216" w14:textId="77777777">
        <w:tc>
          <w:tcPr>
            <w:tcW w:w="0" w:type="auto"/>
          </w:tcPr>
          <w:p w14:paraId="0E6C1807" w14:textId="77777777" w:rsidR="006B3872" w:rsidRDefault="008E6332" w:rsidP="00242CD9">
            <w:pPr>
              <w:pStyle w:val="Compact"/>
            </w:pPr>
            <w:r>
              <w:rPr>
                <w:rFonts w:hint="eastAsia"/>
                <w:lang w:eastAsia="zh-CN"/>
              </w:rPr>
              <w:t>注意</w:t>
            </w:r>
          </w:p>
        </w:tc>
        <w:tc>
          <w:tcPr>
            <w:tcW w:w="0" w:type="auto"/>
          </w:tcPr>
          <w:p w14:paraId="63E28594" w14:textId="77777777" w:rsidR="006B3872" w:rsidRDefault="008E6332" w:rsidP="00242CD9">
            <w:pPr>
              <w:pStyle w:val="Compact"/>
            </w:pPr>
            <w:r>
              <w:rPr>
                <w:rFonts w:hint="eastAsia"/>
                <w:lang w:eastAsia="zh-CN"/>
              </w:rPr>
              <w:t>仅适用于二分类模型</w:t>
            </w:r>
          </w:p>
        </w:tc>
      </w:tr>
    </w:tbl>
    <w:p w14:paraId="11C45803" w14:textId="77777777" w:rsidR="00AD56B2" w:rsidRDefault="008E6332" w:rsidP="00242CD9">
      <w:pPr>
        <w:pStyle w:val="a0"/>
        <w:rPr>
          <w:lang w:eastAsia="zh-CN"/>
        </w:rPr>
      </w:pPr>
      <w:r>
        <w:rPr>
          <w:rFonts w:hint="eastAsia"/>
          <w:lang w:eastAsia="zh-CN"/>
        </w:rPr>
        <w:t>若目标变量</w:t>
      </w:r>
      <w:r w:rsidR="00AD56B2">
        <w:rPr>
          <w:rFonts w:hint="eastAsia"/>
          <w:lang w:eastAsia="zh-CN"/>
        </w:rPr>
        <w:t>的结果分布不均衡，则数据集不平衡。</w:t>
      </w:r>
    </w:p>
    <w:p w14:paraId="34713066" w14:textId="77777777" w:rsidR="006B3872" w:rsidRDefault="00AD56B2" w:rsidP="00242CD9">
      <w:pPr>
        <w:pStyle w:val="a0"/>
        <w:rPr>
          <w:lang w:eastAsia="zh-CN"/>
        </w:rPr>
      </w:pPr>
      <w:r>
        <w:rPr>
          <w:lang w:eastAsia="zh-CN"/>
        </w:rPr>
        <w:t>R2</w:t>
      </w:r>
      <w:r>
        <w:rPr>
          <w:rFonts w:hint="eastAsia"/>
          <w:lang w:eastAsia="zh-CN"/>
        </w:rPr>
        <w:t>-</w:t>
      </w:r>
      <w:r>
        <w:rPr>
          <w:lang w:eastAsia="zh-CN"/>
        </w:rPr>
        <w:t>L</w:t>
      </w:r>
      <w:r>
        <w:rPr>
          <w:rFonts w:hint="eastAsia"/>
          <w:lang w:eastAsia="zh-CN"/>
        </w:rPr>
        <w:t>earn</w:t>
      </w:r>
      <w:r>
        <w:rPr>
          <w:rFonts w:hint="eastAsia"/>
          <w:lang w:eastAsia="zh-CN"/>
        </w:rPr>
        <w:t>可通过对训练集进行</w:t>
      </w:r>
      <w:r w:rsidRPr="00AD56B2">
        <w:rPr>
          <w:rFonts w:hint="eastAsia"/>
          <w:b/>
          <w:lang w:eastAsia="zh-CN"/>
        </w:rPr>
        <w:t>上采样</w:t>
      </w:r>
      <w:r>
        <w:rPr>
          <w:rFonts w:hint="eastAsia"/>
          <w:lang w:eastAsia="zh-CN"/>
        </w:rPr>
        <w:t>或</w:t>
      </w:r>
      <w:r w:rsidRPr="00AD56B2">
        <w:rPr>
          <w:rFonts w:hint="eastAsia"/>
          <w:b/>
          <w:lang w:eastAsia="zh-CN"/>
        </w:rPr>
        <w:t>下采样</w:t>
      </w:r>
      <w:r>
        <w:rPr>
          <w:rFonts w:hint="eastAsia"/>
          <w:lang w:eastAsia="zh-CN"/>
        </w:rPr>
        <w:t>来平衡数据集。对于上采样和下采样，您可调整比例。</w:t>
      </w:r>
    </w:p>
    <w:bookmarkStart w:id="245" w:name="_set_measurement_metric"/>
    <w:p w14:paraId="755A9391" w14:textId="77777777" w:rsidR="006B3872" w:rsidRDefault="00107830" w:rsidP="00242CD9">
      <w:pPr>
        <w:pStyle w:val="4"/>
        <w:rPr>
          <w:lang w:eastAsia="zh-CN"/>
        </w:rPr>
      </w:pPr>
      <w:r>
        <w:fldChar w:fldCharType="begin"/>
      </w:r>
      <w:r>
        <w:rPr>
          <w:lang w:eastAsia="zh-CN"/>
        </w:rPr>
        <w:instrText xml:space="preserve"> HYPERLINK \l "_set_measurement_metric" \h </w:instrText>
      </w:r>
      <w:r>
        <w:fldChar w:fldCharType="end"/>
      </w:r>
      <w:hyperlink w:anchor="_set_measurement_metric">
        <w:r>
          <w:rPr>
            <w:rStyle w:val="ad"/>
            <w:lang w:eastAsia="zh-CN"/>
          </w:rPr>
          <w:t xml:space="preserve">B.2.6. </w:t>
        </w:r>
        <w:r w:rsidR="00AD56B2">
          <w:rPr>
            <w:rStyle w:val="ad"/>
            <w:rFonts w:hint="eastAsia"/>
            <w:lang w:eastAsia="zh-CN"/>
          </w:rPr>
          <w:t>设置度量指标</w:t>
        </w:r>
      </w:hyperlink>
      <w:bookmarkEnd w:id="245"/>
    </w:p>
    <w:p w14:paraId="2EDC0BB3" w14:textId="77777777" w:rsidR="006B3872" w:rsidRDefault="00AD56B2" w:rsidP="00242CD9">
      <w:pPr>
        <w:pStyle w:val="FirstParagraph"/>
        <w:rPr>
          <w:lang w:eastAsia="zh-CN"/>
        </w:rPr>
      </w:pPr>
      <w:r>
        <w:rPr>
          <w:rFonts w:hint="eastAsia"/>
          <w:lang w:eastAsia="zh-CN"/>
        </w:rPr>
        <w:t>您可选择判断机器学习模型性能的度量指标。</w:t>
      </w:r>
    </w:p>
    <w:p w14:paraId="4AB9ACC4" w14:textId="77777777" w:rsidR="006B3872" w:rsidRDefault="00AD56B2" w:rsidP="00242CD9">
      <w:pPr>
        <w:pStyle w:val="a0"/>
        <w:rPr>
          <w:lang w:eastAsia="zh-CN"/>
        </w:rPr>
      </w:pPr>
      <w:r>
        <w:rPr>
          <w:rFonts w:hint="eastAsia"/>
          <w:lang w:eastAsia="zh-CN"/>
        </w:rPr>
        <w:t>二分类模型，您可选择：</w:t>
      </w:r>
    </w:p>
    <w:p w14:paraId="5025B3C5" w14:textId="77777777" w:rsidR="006B3872" w:rsidRDefault="00107830" w:rsidP="00242CD9">
      <w:pPr>
        <w:numPr>
          <w:ilvl w:val="0"/>
          <w:numId w:val="97"/>
        </w:numPr>
        <w:rPr>
          <w:lang w:eastAsia="zh-CN"/>
        </w:rPr>
      </w:pPr>
      <w:r>
        <w:rPr>
          <w:b/>
          <w:lang w:eastAsia="zh-CN"/>
        </w:rPr>
        <w:t>AUC</w:t>
      </w:r>
      <w:r w:rsidR="00AD56B2">
        <w:rPr>
          <w:rFonts w:hint="eastAsia"/>
          <w:b/>
          <w:lang w:eastAsia="zh-CN"/>
        </w:rPr>
        <w:t>（曲线下面积）（默认）</w:t>
      </w:r>
    </w:p>
    <w:p w14:paraId="516E5ADE" w14:textId="77777777" w:rsidR="006B3872" w:rsidRDefault="00107830" w:rsidP="00242CD9">
      <w:pPr>
        <w:numPr>
          <w:ilvl w:val="0"/>
          <w:numId w:val="97"/>
        </w:numPr>
      </w:pPr>
      <w:r>
        <w:rPr>
          <w:b/>
        </w:rPr>
        <w:t>Accuracy</w:t>
      </w:r>
    </w:p>
    <w:p w14:paraId="11A0C95F" w14:textId="77777777" w:rsidR="006B3872" w:rsidRDefault="00107830" w:rsidP="00242CD9">
      <w:pPr>
        <w:numPr>
          <w:ilvl w:val="0"/>
          <w:numId w:val="97"/>
        </w:numPr>
      </w:pPr>
      <w:r>
        <w:rPr>
          <w:b/>
        </w:rPr>
        <w:t>F1</w:t>
      </w:r>
    </w:p>
    <w:p w14:paraId="605A095E" w14:textId="77777777" w:rsidR="006B3872" w:rsidRDefault="00AD56B2" w:rsidP="00242CD9">
      <w:pPr>
        <w:pStyle w:val="FirstParagraph"/>
      </w:pPr>
      <w:r>
        <w:rPr>
          <w:rFonts w:hint="eastAsia"/>
          <w:lang w:eastAsia="zh-CN"/>
        </w:rPr>
        <w:lastRenderedPageBreak/>
        <w:t>回归模型，您可选择：</w:t>
      </w:r>
    </w:p>
    <w:p w14:paraId="79263C67" w14:textId="77777777" w:rsidR="006B3872" w:rsidRDefault="00107830" w:rsidP="00242CD9">
      <w:pPr>
        <w:numPr>
          <w:ilvl w:val="0"/>
          <w:numId w:val="98"/>
        </w:numPr>
      </w:pPr>
      <w:r>
        <w:rPr>
          <w:b/>
        </w:rPr>
        <w:t xml:space="preserve">MSE </w:t>
      </w:r>
      <w:r w:rsidR="00AD56B2">
        <w:rPr>
          <w:rFonts w:hint="eastAsia"/>
          <w:b/>
          <w:lang w:eastAsia="zh-CN"/>
        </w:rPr>
        <w:t>（均方差）（默认）</w:t>
      </w:r>
    </w:p>
    <w:p w14:paraId="4AE832C7" w14:textId="77777777" w:rsidR="006B3872" w:rsidRDefault="00107830" w:rsidP="00242CD9">
      <w:pPr>
        <w:numPr>
          <w:ilvl w:val="0"/>
          <w:numId w:val="98"/>
        </w:numPr>
      </w:pPr>
      <w:r>
        <w:rPr>
          <w:b/>
        </w:rPr>
        <w:t>R²</w:t>
      </w:r>
    </w:p>
    <w:bookmarkStart w:id="246" w:name="_set_max_optimization_time"/>
    <w:p w14:paraId="48F0E3C5" w14:textId="77777777" w:rsidR="006B3872" w:rsidRDefault="00107830" w:rsidP="00242CD9">
      <w:pPr>
        <w:pStyle w:val="4"/>
        <w:rPr>
          <w:lang w:eastAsia="zh-CN"/>
        </w:rPr>
      </w:pPr>
      <w:r>
        <w:fldChar w:fldCharType="begin"/>
      </w:r>
      <w:r>
        <w:rPr>
          <w:lang w:eastAsia="zh-CN"/>
        </w:rPr>
        <w:instrText xml:space="preserve"> HYPERLINK \l "_set_max_optimization_time" \h </w:instrText>
      </w:r>
      <w:r>
        <w:fldChar w:fldCharType="end"/>
      </w:r>
      <w:hyperlink w:anchor="_set_max_optimization_time">
        <w:r>
          <w:rPr>
            <w:rStyle w:val="ad"/>
            <w:lang w:eastAsia="zh-CN"/>
          </w:rPr>
          <w:t xml:space="preserve">B.2.7. </w:t>
        </w:r>
        <w:r w:rsidR="00AD56B2">
          <w:rPr>
            <w:rStyle w:val="ad"/>
            <w:rFonts w:hint="eastAsia"/>
            <w:lang w:eastAsia="zh-CN"/>
          </w:rPr>
          <w:t>设置最大优化时间</w:t>
        </w:r>
      </w:hyperlink>
      <w:bookmarkEnd w:id="246"/>
    </w:p>
    <w:p w14:paraId="5C5ED07C" w14:textId="77777777" w:rsidR="006B3872" w:rsidRDefault="00AD56B2" w:rsidP="00242CD9">
      <w:pPr>
        <w:pStyle w:val="FirstParagraph"/>
        <w:rPr>
          <w:lang w:eastAsia="zh-CN"/>
        </w:rPr>
      </w:pPr>
      <w:r w:rsidRPr="00AD56B2">
        <w:rPr>
          <w:rFonts w:hint="eastAsia"/>
          <w:lang w:eastAsia="zh-CN"/>
        </w:rPr>
        <w:t>您可以设置优化模型构建参数的最大优化时间。</w:t>
      </w:r>
      <w:r>
        <w:rPr>
          <w:rFonts w:hint="eastAsia"/>
          <w:lang w:eastAsia="zh-CN"/>
        </w:rPr>
        <w:t>设置的</w:t>
      </w:r>
      <w:r w:rsidRPr="00AD56B2">
        <w:rPr>
          <w:rFonts w:hint="eastAsia"/>
          <w:lang w:eastAsia="zh-CN"/>
        </w:rPr>
        <w:t>优化时间越长，生成的机器学习模型的性能越好。</w:t>
      </w:r>
      <w:r w:rsidRPr="00AD56B2">
        <w:rPr>
          <w:rFonts w:hint="eastAsia"/>
          <w:lang w:eastAsia="zh-CN"/>
        </w:rPr>
        <w:t xml:space="preserve"> </w:t>
      </w:r>
      <w:r w:rsidRPr="00AD56B2">
        <w:rPr>
          <w:rFonts w:hint="eastAsia"/>
          <w:lang w:eastAsia="zh-CN"/>
        </w:rPr>
        <w:t>对于较大的训练数据集，我们建议您设置更高的最大优化时间。</w:t>
      </w:r>
    </w:p>
    <w:p w14:paraId="3C710FAC" w14:textId="77777777" w:rsidR="006B3872" w:rsidRDefault="00AD56B2" w:rsidP="00242CD9">
      <w:pPr>
        <w:pStyle w:val="a0"/>
        <w:rPr>
          <w:lang w:eastAsia="zh-CN"/>
        </w:rPr>
      </w:pPr>
      <w:r>
        <w:rPr>
          <w:rFonts w:hint="eastAsia"/>
          <w:lang w:eastAsia="zh-CN"/>
        </w:rPr>
        <w:t>系统会为您自动计算一个最低的优化时间。</w:t>
      </w:r>
    </w:p>
    <w:bookmarkStart w:id="247" w:name="_random_seed"/>
    <w:p w14:paraId="5872FF2B" w14:textId="77777777" w:rsidR="006B3872" w:rsidRDefault="00107830" w:rsidP="00242CD9">
      <w:pPr>
        <w:pStyle w:val="4"/>
        <w:rPr>
          <w:lang w:eastAsia="zh-CN"/>
        </w:rPr>
      </w:pPr>
      <w:r>
        <w:fldChar w:fldCharType="begin"/>
      </w:r>
      <w:r>
        <w:rPr>
          <w:lang w:eastAsia="zh-CN"/>
        </w:rPr>
        <w:instrText xml:space="preserve"> HYPERLINK \l "_random_seed" \h </w:instrText>
      </w:r>
      <w:r>
        <w:fldChar w:fldCharType="end"/>
      </w:r>
      <w:hyperlink w:anchor="_random_seed">
        <w:r>
          <w:rPr>
            <w:rStyle w:val="ad"/>
            <w:lang w:eastAsia="zh-CN"/>
          </w:rPr>
          <w:t xml:space="preserve">B.2.8. </w:t>
        </w:r>
        <w:r w:rsidR="00AD56B2">
          <w:rPr>
            <w:rStyle w:val="ad"/>
            <w:rFonts w:hint="eastAsia"/>
            <w:lang w:eastAsia="zh-CN"/>
          </w:rPr>
          <w:t>随机种子</w:t>
        </w:r>
      </w:hyperlink>
      <w:bookmarkEnd w:id="247"/>
    </w:p>
    <w:p w14:paraId="4EB3EB9D" w14:textId="77777777" w:rsidR="006B3872" w:rsidRDefault="00AD56B2" w:rsidP="00242CD9">
      <w:pPr>
        <w:pStyle w:val="FirstParagraph"/>
        <w:rPr>
          <w:lang w:eastAsia="zh-CN"/>
        </w:rPr>
      </w:pPr>
      <w:r>
        <w:rPr>
          <w:rFonts w:hint="eastAsia"/>
          <w:lang w:eastAsia="zh-CN"/>
        </w:rPr>
        <w:t>训练机器学习模型时，将会在生成随机数时将随机数设置为您设定好的随机种子。此举可使模型可复现。</w:t>
      </w:r>
    </w:p>
    <w:bookmarkStart w:id="248" w:name="_附录_C:_二分类问题的模型选择"/>
    <w:bookmarkStart w:id="249" w:name="_model_selection_for_binary_classificati"/>
    <w:bookmarkEnd w:id="248"/>
    <w:p w14:paraId="6762BB74" w14:textId="77777777" w:rsidR="006B3872" w:rsidRDefault="00107830" w:rsidP="00E44260">
      <w:pPr>
        <w:pStyle w:val="2"/>
        <w:rPr>
          <w:lang w:eastAsia="zh-CN"/>
        </w:rPr>
      </w:pPr>
      <w:r>
        <w:fldChar w:fldCharType="begin"/>
      </w:r>
      <w:r>
        <w:rPr>
          <w:lang w:eastAsia="zh-CN"/>
        </w:rPr>
        <w:instrText xml:space="preserve"> HYPERLINK \l "_model_selection_for_binary_classification_problems" \h </w:instrText>
      </w:r>
      <w:r>
        <w:fldChar w:fldCharType="end"/>
      </w:r>
      <w:hyperlink w:anchor="_model_selection_for_binary_classification_problems">
        <w:r w:rsidR="004C6E7E">
          <w:rPr>
            <w:rStyle w:val="ad"/>
            <w:rFonts w:hint="eastAsia"/>
            <w:lang w:eastAsia="zh-CN"/>
          </w:rPr>
          <w:t>附录</w:t>
        </w:r>
        <w:r>
          <w:rPr>
            <w:rStyle w:val="ad"/>
            <w:lang w:eastAsia="zh-CN"/>
          </w:rPr>
          <w:t xml:space="preserve"> C: </w:t>
        </w:r>
        <w:r w:rsidR="004C6E7E">
          <w:rPr>
            <w:rStyle w:val="ad"/>
            <w:rFonts w:hint="eastAsia"/>
            <w:lang w:eastAsia="zh-CN"/>
          </w:rPr>
          <w:t>二分类问题的模型选择</w:t>
        </w:r>
      </w:hyperlink>
      <w:bookmarkEnd w:id="249"/>
    </w:p>
    <w:bookmarkStart w:id="250" w:name="_simplified_view"/>
    <w:p w14:paraId="51BE2DAD" w14:textId="77777777" w:rsidR="006B3872" w:rsidRDefault="00107830" w:rsidP="00E44260">
      <w:pPr>
        <w:pStyle w:val="3"/>
      </w:pPr>
      <w:r>
        <w:fldChar w:fldCharType="begin"/>
      </w:r>
      <w:r>
        <w:instrText xml:space="preserve"> HYPERLINK \l "_simplified_view" \h </w:instrText>
      </w:r>
      <w:r>
        <w:fldChar w:fldCharType="end"/>
      </w:r>
      <w:hyperlink w:anchor="_simplified_view">
        <w:r>
          <w:rPr>
            <w:rStyle w:val="ad"/>
          </w:rPr>
          <w:t xml:space="preserve">C.1. </w:t>
        </w:r>
        <w:r w:rsidR="004C6E7E">
          <w:rPr>
            <w:rStyle w:val="ad"/>
            <w:rFonts w:hint="eastAsia"/>
            <w:lang w:eastAsia="zh-CN"/>
          </w:rPr>
          <w:t>简化视图</w:t>
        </w:r>
      </w:hyperlink>
      <w:bookmarkEnd w:id="250"/>
    </w:p>
    <w:p w14:paraId="07EB2C34" w14:textId="77777777" w:rsidR="006B3872" w:rsidRDefault="00107830" w:rsidP="00E44260">
      <w:pPr>
        <w:pStyle w:val="Compact"/>
      </w:pPr>
      <w:r>
        <w:rPr>
          <w:noProof/>
        </w:rPr>
        <w:drawing>
          <wp:inline distT="0" distB="0" distL="0" distR="0" wp14:anchorId="78707F0E" wp14:editId="0EC72FC7">
            <wp:extent cx="5334000" cy="2720422"/>
            <wp:effectExtent l="0" t="0" r="0" b="0"/>
            <wp:docPr id="26" name="Picture" descr="Model selection for Binary Classification models"/>
            <wp:cNvGraphicFramePr/>
            <a:graphic xmlns:a="http://schemas.openxmlformats.org/drawingml/2006/main">
              <a:graphicData uri="http://schemas.openxmlformats.org/drawingml/2006/picture">
                <pic:pic xmlns:pic="http://schemas.openxmlformats.org/drawingml/2006/picture">
                  <pic:nvPicPr>
                    <pic:cNvPr id="0" name="Picture" descr="assets/screenshots/project-modeling-03-model-selection-binary.jpg"/>
                    <pic:cNvPicPr>
                      <a:picLocks noChangeAspect="1" noChangeArrowheads="1"/>
                    </pic:cNvPicPr>
                  </pic:nvPicPr>
                  <pic:blipFill>
                    <a:blip r:embed="rId33"/>
                    <a:stretch>
                      <a:fillRect/>
                    </a:stretch>
                  </pic:blipFill>
                  <pic:spPr bwMode="auto">
                    <a:xfrm>
                      <a:off x="0" y="0"/>
                      <a:ext cx="5334000" cy="2720422"/>
                    </a:xfrm>
                    <a:prstGeom prst="rect">
                      <a:avLst/>
                    </a:prstGeom>
                    <a:noFill/>
                    <a:ln w="9525">
                      <a:noFill/>
                      <a:headEnd/>
                      <a:tailEnd/>
                    </a:ln>
                  </pic:spPr>
                </pic:pic>
              </a:graphicData>
            </a:graphic>
          </wp:inline>
        </w:drawing>
      </w:r>
    </w:p>
    <w:p w14:paraId="640B7F03" w14:textId="77777777" w:rsidR="006B3872" w:rsidRDefault="004C6E7E" w:rsidP="00E44260">
      <w:pPr>
        <w:pStyle w:val="a0"/>
        <w:rPr>
          <w:lang w:eastAsia="zh-CN"/>
        </w:rPr>
      </w:pPr>
      <w:r>
        <w:rPr>
          <w:rFonts w:hint="eastAsia"/>
          <w:lang w:eastAsia="zh-CN"/>
        </w:rPr>
        <w:t>在</w:t>
      </w:r>
      <w:r w:rsidR="00613EB7">
        <w:rPr>
          <w:rFonts w:hint="eastAsia"/>
          <w:lang w:eastAsia="zh-CN"/>
        </w:rPr>
        <w:t>二分类问题中的</w:t>
      </w:r>
      <w:r w:rsidR="00613EB7" w:rsidRPr="00613EB7">
        <w:rPr>
          <w:rFonts w:hint="eastAsia"/>
          <w:b/>
          <w:lang w:eastAsia="zh-CN"/>
        </w:rPr>
        <w:t>模型选择</w:t>
      </w:r>
      <w:r w:rsidR="00613EB7">
        <w:rPr>
          <w:rFonts w:hint="eastAsia"/>
          <w:lang w:eastAsia="zh-CN"/>
        </w:rPr>
        <w:t>中，会显示以下内容：</w:t>
      </w:r>
    </w:p>
    <w:p w14:paraId="281471CE" w14:textId="77777777" w:rsidR="006B3872" w:rsidRDefault="00613EB7" w:rsidP="00E44260">
      <w:pPr>
        <w:numPr>
          <w:ilvl w:val="0"/>
          <w:numId w:val="99"/>
        </w:numPr>
        <w:rPr>
          <w:lang w:eastAsia="zh-CN"/>
        </w:rPr>
      </w:pPr>
      <w:r>
        <w:rPr>
          <w:rFonts w:hint="eastAsia"/>
          <w:b/>
          <w:lang w:eastAsia="zh-CN"/>
        </w:rPr>
        <w:t>建模结果</w:t>
      </w:r>
      <w:r w:rsidR="00107830">
        <w:rPr>
          <w:lang w:eastAsia="zh-CN"/>
        </w:rPr>
        <w:t xml:space="preserve">: </w:t>
      </w:r>
      <w:r>
        <w:rPr>
          <w:rFonts w:hint="eastAsia"/>
          <w:lang w:eastAsia="zh-CN"/>
        </w:rPr>
        <w:t>显示了模型的性能水平。</w:t>
      </w:r>
    </w:p>
    <w:p w14:paraId="335EABE7" w14:textId="77777777" w:rsidR="006B3872" w:rsidRDefault="00A71701" w:rsidP="00E44260">
      <w:pPr>
        <w:numPr>
          <w:ilvl w:val="0"/>
          <w:numId w:val="99"/>
        </w:numPr>
        <w:rPr>
          <w:lang w:eastAsia="zh-CN"/>
        </w:rPr>
      </w:pPr>
      <w:r w:rsidRPr="00A71701">
        <w:rPr>
          <w:rFonts w:hint="eastAsia"/>
          <w:b/>
          <w:lang w:eastAsia="zh-CN"/>
        </w:rPr>
        <w:t>所选模型：</w:t>
      </w:r>
      <w:r w:rsidRPr="00D72EEE">
        <w:rPr>
          <w:rFonts w:hint="eastAsia"/>
          <w:lang w:eastAsia="zh-CN"/>
        </w:rPr>
        <w:t>您当前选择的机器学习模型。这是从下面显示的经过训练的机器学习模型列表中选择的。</w:t>
      </w:r>
    </w:p>
    <w:p w14:paraId="51F57C02" w14:textId="77777777" w:rsidR="006B3872" w:rsidRDefault="00A71701" w:rsidP="00E44260">
      <w:pPr>
        <w:numPr>
          <w:ilvl w:val="0"/>
          <w:numId w:val="99"/>
        </w:numPr>
        <w:rPr>
          <w:lang w:eastAsia="zh-CN"/>
        </w:rPr>
      </w:pPr>
      <w:r w:rsidRPr="00A71701">
        <w:rPr>
          <w:rFonts w:hint="eastAsia"/>
          <w:b/>
          <w:lang w:eastAsia="zh-CN"/>
        </w:rPr>
        <w:t>目标</w:t>
      </w:r>
      <w:r w:rsidRPr="00FF7E0D">
        <w:rPr>
          <w:rFonts w:hint="eastAsia"/>
          <w:lang w:eastAsia="zh-CN"/>
        </w:rPr>
        <w:t>：机器学习模型预测的</w:t>
      </w:r>
      <w:r w:rsidRPr="00FF7E0D">
        <w:rPr>
          <w:rFonts w:hint="eastAsia"/>
          <w:color w:val="4F81BD" w:themeColor="accent1"/>
          <w:lang w:eastAsia="zh-CN"/>
        </w:rPr>
        <w:t>目标变量</w:t>
      </w:r>
      <w:r w:rsidRPr="00FF7E0D">
        <w:rPr>
          <w:rFonts w:hint="eastAsia"/>
          <w:lang w:eastAsia="zh-CN"/>
        </w:rPr>
        <w:t>。</w:t>
      </w:r>
    </w:p>
    <w:p w14:paraId="51A33051" w14:textId="77777777" w:rsidR="006B3872" w:rsidRDefault="00FF7E0D" w:rsidP="00E44260">
      <w:pPr>
        <w:numPr>
          <w:ilvl w:val="0"/>
          <w:numId w:val="99"/>
        </w:numPr>
        <w:rPr>
          <w:lang w:eastAsia="zh-CN"/>
        </w:rPr>
      </w:pPr>
      <w:r w:rsidRPr="00FF7E0D">
        <w:rPr>
          <w:rFonts w:hint="eastAsia"/>
          <w:b/>
          <w:lang w:eastAsia="zh-CN"/>
        </w:rPr>
        <w:lastRenderedPageBreak/>
        <w:t>性能：</w:t>
      </w:r>
      <w:r w:rsidRPr="00FF7E0D">
        <w:rPr>
          <w:rFonts w:hint="eastAsia"/>
          <w:lang w:eastAsia="zh-CN"/>
        </w:rPr>
        <w:t>显示所选模型的性能。</w:t>
      </w:r>
      <w:r>
        <w:rPr>
          <w:rFonts w:hint="eastAsia"/>
          <w:lang w:eastAsia="zh-CN"/>
        </w:rPr>
        <w:t>二分类模型中通常是</w:t>
      </w:r>
      <w:r>
        <w:rPr>
          <w:rFonts w:hint="eastAsia"/>
          <w:lang w:eastAsia="zh-CN"/>
        </w:rPr>
        <w:t>A</w:t>
      </w:r>
      <w:r>
        <w:rPr>
          <w:lang w:eastAsia="zh-CN"/>
        </w:rPr>
        <w:t>UC</w:t>
      </w:r>
      <w:r>
        <w:rPr>
          <w:rFonts w:hint="eastAsia"/>
          <w:lang w:eastAsia="zh-CN"/>
        </w:rPr>
        <w:t>（曲线下面积）。</w:t>
      </w:r>
    </w:p>
    <w:p w14:paraId="7C817A39" w14:textId="77777777" w:rsidR="006B3872" w:rsidRDefault="00C04EEE" w:rsidP="00E44260">
      <w:pPr>
        <w:numPr>
          <w:ilvl w:val="0"/>
          <w:numId w:val="99"/>
        </w:numPr>
        <w:rPr>
          <w:lang w:eastAsia="zh-CN"/>
        </w:rPr>
      </w:pPr>
      <w:r w:rsidRPr="00C04EEE">
        <w:rPr>
          <w:rFonts w:hint="eastAsia"/>
          <w:b/>
          <w:lang w:eastAsia="zh-CN"/>
        </w:rPr>
        <w:t>准确</w:t>
      </w:r>
      <w:r>
        <w:rPr>
          <w:rFonts w:hint="eastAsia"/>
          <w:b/>
          <w:lang w:eastAsia="zh-CN"/>
        </w:rPr>
        <w:t>性</w:t>
      </w:r>
      <w:r w:rsidRPr="00C04EEE">
        <w:rPr>
          <w:rFonts w:hint="eastAsia"/>
          <w:lang w:eastAsia="zh-CN"/>
        </w:rPr>
        <w:t>：显示所选模型预测的准确性。</w:t>
      </w:r>
    </w:p>
    <w:p w14:paraId="0E3AE501" w14:textId="77777777" w:rsidR="006B3872" w:rsidRDefault="00C04EEE" w:rsidP="00E44260">
      <w:pPr>
        <w:numPr>
          <w:ilvl w:val="0"/>
          <w:numId w:val="99"/>
        </w:numPr>
        <w:rPr>
          <w:lang w:eastAsia="zh-CN"/>
        </w:rPr>
      </w:pPr>
      <w:r w:rsidRPr="00C04EEE">
        <w:rPr>
          <w:rFonts w:hint="eastAsia"/>
          <w:b/>
          <w:lang w:eastAsia="zh-CN"/>
        </w:rPr>
        <w:t>根据您自己的标准选择模型</w:t>
      </w:r>
      <w:r w:rsidRPr="00C04EEE">
        <w:rPr>
          <w:rFonts w:hint="eastAsia"/>
          <w:lang w:eastAsia="zh-CN"/>
        </w:rPr>
        <w:t>：</w:t>
      </w:r>
      <w:r w:rsidRPr="00C04EEE">
        <w:rPr>
          <w:rFonts w:hint="eastAsia"/>
          <w:lang w:eastAsia="zh-CN"/>
        </w:rPr>
        <w:t>R2-Learn</w:t>
      </w:r>
      <w:r w:rsidRPr="00C04EEE">
        <w:rPr>
          <w:rFonts w:hint="eastAsia"/>
          <w:lang w:eastAsia="zh-CN"/>
        </w:rPr>
        <w:t>从模型列表中自动选择最适合您业务问题的模型。您可以</w:t>
      </w:r>
      <w:r w:rsidR="007A451E">
        <w:rPr>
          <w:rFonts w:hint="eastAsia"/>
          <w:lang w:eastAsia="zh-CN"/>
        </w:rPr>
        <w:t>选择其他方式：</w:t>
      </w:r>
      <w:r w:rsidRPr="00C04EEE">
        <w:rPr>
          <w:rFonts w:hint="eastAsia"/>
          <w:lang w:eastAsia="zh-CN"/>
        </w:rPr>
        <w:t>通过选择以下选项之一来修改其选择推荐的方式：</w:t>
      </w:r>
    </w:p>
    <w:p w14:paraId="04701A6E" w14:textId="77777777" w:rsidR="006B3872" w:rsidRDefault="006775AF" w:rsidP="00E44260">
      <w:pPr>
        <w:numPr>
          <w:ilvl w:val="1"/>
          <w:numId w:val="100"/>
        </w:numPr>
      </w:pPr>
      <w:r w:rsidRPr="006775AF">
        <w:rPr>
          <w:rFonts w:hint="eastAsia"/>
          <w:b/>
        </w:rPr>
        <w:t>R2-Learn</w:t>
      </w:r>
      <w:r w:rsidRPr="006775AF">
        <w:rPr>
          <w:rFonts w:hint="eastAsia"/>
          <w:b/>
        </w:rPr>
        <w:t>的默认</w:t>
      </w:r>
      <w:r>
        <w:rPr>
          <w:rFonts w:hint="eastAsia"/>
          <w:b/>
          <w:lang w:eastAsia="zh-CN"/>
        </w:rPr>
        <w:t>推荐</w:t>
      </w:r>
      <w:r w:rsidRPr="006775AF">
        <w:rPr>
          <w:rFonts w:hint="eastAsia"/>
        </w:rPr>
        <w:t>：</w:t>
      </w:r>
      <w:r w:rsidRPr="006775AF">
        <w:rPr>
          <w:rFonts w:hint="eastAsia"/>
        </w:rPr>
        <w:t>R2-Learn</w:t>
      </w:r>
      <w:r>
        <w:rPr>
          <w:rFonts w:hint="eastAsia"/>
          <w:lang w:eastAsia="zh-CN"/>
        </w:rPr>
        <w:t>会</w:t>
      </w:r>
      <w:r w:rsidRPr="006775AF">
        <w:rPr>
          <w:rFonts w:hint="eastAsia"/>
        </w:rPr>
        <w:t>根据执行时间和性能之间的平衡</w:t>
      </w:r>
      <w:r>
        <w:rPr>
          <w:rFonts w:hint="eastAsia"/>
          <w:lang w:eastAsia="zh-CN"/>
        </w:rPr>
        <w:t>，给出推荐</w:t>
      </w:r>
      <w:r w:rsidRPr="006775AF">
        <w:rPr>
          <w:rFonts w:hint="eastAsia"/>
        </w:rPr>
        <w:t>。</w:t>
      </w:r>
    </w:p>
    <w:p w14:paraId="5BB290E0" w14:textId="77777777" w:rsidR="006B3872" w:rsidRDefault="006775AF" w:rsidP="00E44260">
      <w:pPr>
        <w:numPr>
          <w:ilvl w:val="1"/>
          <w:numId w:val="100"/>
        </w:numPr>
      </w:pPr>
      <w:r>
        <w:rPr>
          <w:rFonts w:hint="eastAsia"/>
          <w:b/>
          <w:lang w:eastAsia="zh-CN"/>
        </w:rPr>
        <w:t>基于成本</w:t>
      </w:r>
      <w:r w:rsidR="00107830">
        <w:rPr>
          <w:lang w:eastAsia="zh-CN"/>
        </w:rPr>
        <w:t xml:space="preserve">: </w:t>
      </w:r>
      <w:r>
        <w:rPr>
          <w:rFonts w:hint="eastAsia"/>
          <w:lang w:eastAsia="zh-CN"/>
        </w:rPr>
        <w:t>此处，您可量化假阳性（第一类错误）和假阴性（第二类错误）会产生的业务损失</w:t>
      </w:r>
      <w:r w:rsidR="00E26598">
        <w:rPr>
          <w:rFonts w:hint="eastAsia"/>
          <w:lang w:eastAsia="zh-CN"/>
        </w:rPr>
        <w:t>，以及从真阳性和真阴性获得的收益。</w:t>
      </w:r>
      <w:r w:rsidR="00E26598">
        <w:rPr>
          <w:rFonts w:hint="eastAsia"/>
          <w:lang w:eastAsia="zh-CN"/>
        </w:rPr>
        <w:t>R</w:t>
      </w:r>
      <w:r w:rsidR="00E26598">
        <w:rPr>
          <w:lang w:eastAsia="zh-CN"/>
        </w:rPr>
        <w:t>2-L</w:t>
      </w:r>
      <w:r w:rsidR="00E26598">
        <w:rPr>
          <w:rFonts w:hint="eastAsia"/>
          <w:lang w:eastAsia="zh-CN"/>
        </w:rPr>
        <w:t>earn</w:t>
      </w:r>
      <w:r w:rsidR="00E26598">
        <w:rPr>
          <w:rFonts w:hint="eastAsia"/>
          <w:lang w:eastAsia="zh-CN"/>
        </w:rPr>
        <w:t>将据此给您推荐模型。</w:t>
      </w:r>
    </w:p>
    <w:p w14:paraId="6C6CD3F0" w14:textId="77777777" w:rsidR="006B3872" w:rsidRDefault="00107830" w:rsidP="00E44260">
      <w:pPr>
        <w:pStyle w:val="Compact"/>
        <w:numPr>
          <w:ilvl w:val="1"/>
          <w:numId w:val="1"/>
        </w:numPr>
      </w:pPr>
      <w:r>
        <w:rPr>
          <w:noProof/>
        </w:rPr>
        <w:drawing>
          <wp:inline distT="0" distB="0" distL="0" distR="0" wp14:anchorId="0A80AA28" wp14:editId="050C713D">
            <wp:extent cx="5334000" cy="1766857"/>
            <wp:effectExtent l="0" t="0" r="0" b="0"/>
            <wp:docPr id="27" name="Picture" descr="Cost based"/>
            <wp:cNvGraphicFramePr/>
            <a:graphic xmlns:a="http://schemas.openxmlformats.org/drawingml/2006/main">
              <a:graphicData uri="http://schemas.openxmlformats.org/drawingml/2006/picture">
                <pic:pic xmlns:pic="http://schemas.openxmlformats.org/drawingml/2006/picture">
                  <pic:nvPicPr>
                    <pic:cNvPr id="0" name="Picture" descr="assets/screenshots/project-modeling-03-model-selection-cost-based.jpg"/>
                    <pic:cNvPicPr>
                      <a:picLocks noChangeAspect="1" noChangeArrowheads="1"/>
                    </pic:cNvPicPr>
                  </pic:nvPicPr>
                  <pic:blipFill>
                    <a:blip r:embed="rId34"/>
                    <a:stretch>
                      <a:fillRect/>
                    </a:stretch>
                  </pic:blipFill>
                  <pic:spPr bwMode="auto">
                    <a:xfrm>
                      <a:off x="0" y="0"/>
                      <a:ext cx="5334000" cy="1766857"/>
                    </a:xfrm>
                    <a:prstGeom prst="rect">
                      <a:avLst/>
                    </a:prstGeom>
                    <a:noFill/>
                    <a:ln w="9525">
                      <a:noFill/>
                      <a:headEnd/>
                      <a:tailEnd/>
                    </a:ln>
                  </pic:spPr>
                </pic:pic>
              </a:graphicData>
            </a:graphic>
          </wp:inline>
        </w:drawing>
      </w:r>
    </w:p>
    <w:p w14:paraId="260B93FA" w14:textId="77777777" w:rsidR="006B3872" w:rsidRDefault="00E26598" w:rsidP="00E44260">
      <w:pPr>
        <w:numPr>
          <w:ilvl w:val="0"/>
          <w:numId w:val="99"/>
        </w:numPr>
        <w:rPr>
          <w:lang w:eastAsia="zh-CN"/>
        </w:rPr>
      </w:pPr>
      <w:r>
        <w:rPr>
          <w:rFonts w:hint="eastAsia"/>
          <w:b/>
          <w:lang w:eastAsia="zh-CN"/>
        </w:rPr>
        <w:t>训练模型列表</w:t>
      </w:r>
      <w:r w:rsidR="00107830">
        <w:rPr>
          <w:lang w:eastAsia="zh-CN"/>
        </w:rPr>
        <w:t>:</w:t>
      </w:r>
      <w:r w:rsidRPr="00E26598">
        <w:rPr>
          <w:rFonts w:hint="eastAsia"/>
          <w:lang w:eastAsia="zh-CN"/>
        </w:rPr>
        <w:t xml:space="preserve"> </w:t>
      </w:r>
      <w:r w:rsidRPr="00E26598">
        <w:rPr>
          <w:rFonts w:hint="eastAsia"/>
          <w:lang w:eastAsia="zh-CN"/>
        </w:rPr>
        <w:t>此</w:t>
      </w:r>
      <w:r>
        <w:rPr>
          <w:rFonts w:hint="eastAsia"/>
          <w:lang w:eastAsia="zh-CN"/>
        </w:rPr>
        <w:t>处</w:t>
      </w:r>
      <w:r w:rsidRPr="00E26598">
        <w:rPr>
          <w:rFonts w:hint="eastAsia"/>
          <w:lang w:eastAsia="zh-CN"/>
        </w:rPr>
        <w:t>还显示了使用训练数据构建的模型列表。列出的模型各有一个：</w:t>
      </w:r>
    </w:p>
    <w:p w14:paraId="2538A5FA" w14:textId="77777777" w:rsidR="006B3872" w:rsidRDefault="00E26598" w:rsidP="00E44260">
      <w:pPr>
        <w:numPr>
          <w:ilvl w:val="1"/>
          <w:numId w:val="101"/>
        </w:numPr>
        <w:rPr>
          <w:lang w:eastAsia="zh-CN"/>
        </w:rPr>
      </w:pPr>
      <w:r>
        <w:rPr>
          <w:rFonts w:hint="eastAsia"/>
          <w:b/>
          <w:lang w:eastAsia="zh-CN"/>
        </w:rPr>
        <w:t>模型名称</w:t>
      </w:r>
      <w:r w:rsidR="00107830">
        <w:rPr>
          <w:lang w:eastAsia="zh-CN"/>
        </w:rPr>
        <w:t>:</w:t>
      </w:r>
      <w:r>
        <w:rPr>
          <w:rFonts w:hint="eastAsia"/>
          <w:lang w:eastAsia="zh-CN"/>
        </w:rPr>
        <w:t>此模型的名字。通常为</w:t>
      </w:r>
      <w:r w:rsidR="00107830">
        <w:rPr>
          <w:lang w:eastAsia="zh-CN"/>
        </w:rPr>
        <w:t xml:space="preserve"> "&lt;algorithm_name&gt;.&lt;model_setting_name&gt;"</w:t>
      </w:r>
      <w:r>
        <w:rPr>
          <w:rFonts w:hint="eastAsia"/>
          <w:lang w:eastAsia="zh-CN"/>
        </w:rPr>
        <w:t>。若您选择</w:t>
      </w:r>
      <w:r w:rsidRPr="00E26598">
        <w:rPr>
          <w:rFonts w:hint="eastAsia"/>
          <w:color w:val="4F81BD" w:themeColor="accent1"/>
          <w:lang w:eastAsia="zh-CN"/>
        </w:rPr>
        <w:t>自动建模</w:t>
      </w:r>
      <w:r>
        <w:rPr>
          <w:rFonts w:hint="eastAsia"/>
          <w:lang w:eastAsia="zh-CN"/>
        </w:rPr>
        <w:t>时，</w:t>
      </w:r>
      <w:r w:rsidR="00107830">
        <w:rPr>
          <w:lang w:eastAsia="zh-CN"/>
        </w:rPr>
        <w:t xml:space="preserve"> &lt;model_setting_name&gt;</w:t>
      </w:r>
      <w:r>
        <w:rPr>
          <w:rFonts w:hint="eastAsia"/>
          <w:lang w:eastAsia="zh-CN"/>
        </w:rPr>
        <w:t>会自动为您创建。若您选择了</w:t>
      </w:r>
      <w:r w:rsidRPr="00E26598">
        <w:rPr>
          <w:rFonts w:hint="eastAsia"/>
          <w:color w:val="4F81BD" w:themeColor="accent1"/>
          <w:lang w:eastAsia="zh-CN"/>
        </w:rPr>
        <w:t>高级建模</w:t>
      </w:r>
      <w:r>
        <w:rPr>
          <w:rFonts w:hint="eastAsia"/>
          <w:lang w:eastAsia="zh-CN"/>
        </w:rPr>
        <w:t>，您可自行设定名称。</w:t>
      </w:r>
    </w:p>
    <w:p w14:paraId="09443E97" w14:textId="77777777" w:rsidR="006B3872" w:rsidRDefault="00944C9C" w:rsidP="00E44260">
      <w:pPr>
        <w:numPr>
          <w:ilvl w:val="1"/>
          <w:numId w:val="101"/>
        </w:numPr>
        <w:rPr>
          <w:lang w:eastAsia="zh-CN"/>
        </w:rPr>
      </w:pPr>
      <w:r>
        <w:rPr>
          <w:rFonts w:hint="eastAsia"/>
          <w:b/>
          <w:lang w:eastAsia="zh-CN"/>
        </w:rPr>
        <w:t>准确度</w:t>
      </w:r>
      <w:r w:rsidR="00107830">
        <w:rPr>
          <w:lang w:eastAsia="zh-CN"/>
        </w:rPr>
        <w:t xml:space="preserve">: </w:t>
      </w:r>
      <w:r>
        <w:rPr>
          <w:rFonts w:hint="eastAsia"/>
          <w:lang w:eastAsia="zh-CN"/>
        </w:rPr>
        <w:t>显示模型预测结果与实际结果的匹配程度。准确度越高，模型预测的效果越好。</w:t>
      </w:r>
    </w:p>
    <w:p w14:paraId="1A21E75F" w14:textId="77777777" w:rsidR="006B3872" w:rsidRDefault="00944C9C" w:rsidP="00E44260">
      <w:pPr>
        <w:numPr>
          <w:ilvl w:val="1"/>
          <w:numId w:val="101"/>
        </w:numPr>
        <w:rPr>
          <w:lang w:eastAsia="zh-CN"/>
        </w:rPr>
      </w:pPr>
      <w:r>
        <w:rPr>
          <w:rFonts w:hint="eastAsia"/>
          <w:b/>
          <w:lang w:eastAsia="zh-CN"/>
        </w:rPr>
        <w:t>性能</w:t>
      </w:r>
      <w:r w:rsidR="00107830">
        <w:rPr>
          <w:lang w:eastAsia="zh-CN"/>
        </w:rPr>
        <w:t xml:space="preserve">: </w:t>
      </w:r>
      <w:r>
        <w:rPr>
          <w:rFonts w:hint="eastAsia"/>
          <w:lang w:eastAsia="zh-CN"/>
        </w:rPr>
        <w:t>显示此模型的性能指标。二分类模型通常为</w:t>
      </w:r>
      <w:r>
        <w:rPr>
          <w:lang w:eastAsia="zh-CN"/>
        </w:rPr>
        <w:t>AUC</w:t>
      </w:r>
      <w:r>
        <w:rPr>
          <w:rFonts w:hint="eastAsia"/>
          <w:lang w:eastAsia="zh-CN"/>
        </w:rPr>
        <w:t>（曲线下面积），回归模型通常为</w:t>
      </w:r>
      <w:r>
        <w:rPr>
          <w:rFonts w:hint="eastAsia"/>
          <w:lang w:eastAsia="zh-CN"/>
        </w:rPr>
        <w:t>M</w:t>
      </w:r>
      <w:r>
        <w:rPr>
          <w:lang w:eastAsia="zh-CN"/>
        </w:rPr>
        <w:t>SE</w:t>
      </w:r>
      <w:r>
        <w:rPr>
          <w:rFonts w:hint="eastAsia"/>
          <w:lang w:eastAsia="zh-CN"/>
        </w:rPr>
        <w:t>（均方差）。</w:t>
      </w:r>
    </w:p>
    <w:p w14:paraId="21B5EA0D" w14:textId="77777777" w:rsidR="006B3872" w:rsidRDefault="00944C9C" w:rsidP="00E44260">
      <w:pPr>
        <w:numPr>
          <w:ilvl w:val="1"/>
          <w:numId w:val="101"/>
        </w:numPr>
        <w:rPr>
          <w:lang w:eastAsia="zh-CN"/>
        </w:rPr>
      </w:pPr>
      <w:r>
        <w:rPr>
          <w:rFonts w:hint="eastAsia"/>
          <w:b/>
          <w:lang w:eastAsia="zh-CN"/>
        </w:rPr>
        <w:t>执行速度</w:t>
      </w:r>
      <w:r w:rsidR="00107830">
        <w:rPr>
          <w:lang w:eastAsia="zh-CN"/>
        </w:rPr>
        <w:t xml:space="preserve">: </w:t>
      </w:r>
      <w:r>
        <w:rPr>
          <w:rFonts w:hint="eastAsia"/>
          <w:lang w:eastAsia="zh-CN"/>
        </w:rPr>
        <w:t>每处理</w:t>
      </w:r>
      <w:r>
        <w:rPr>
          <w:rFonts w:hint="eastAsia"/>
          <w:lang w:eastAsia="zh-CN"/>
        </w:rPr>
        <w:t>1</w:t>
      </w:r>
      <w:r>
        <w:rPr>
          <w:lang w:eastAsia="zh-CN"/>
        </w:rPr>
        <w:t>000</w:t>
      </w:r>
      <w:r>
        <w:rPr>
          <w:rFonts w:hint="eastAsia"/>
          <w:lang w:eastAsia="zh-CN"/>
        </w:rPr>
        <w:t>行数据，模型需要花费的时间。</w:t>
      </w:r>
    </w:p>
    <w:p w14:paraId="5AE0B396" w14:textId="77777777" w:rsidR="006B3872" w:rsidRDefault="00944C9C" w:rsidP="00E44260">
      <w:pPr>
        <w:numPr>
          <w:ilvl w:val="1"/>
          <w:numId w:val="101"/>
        </w:numPr>
        <w:rPr>
          <w:lang w:eastAsia="zh-CN"/>
        </w:rPr>
      </w:pPr>
      <w:r>
        <w:rPr>
          <w:rFonts w:hint="eastAsia"/>
          <w:b/>
          <w:lang w:eastAsia="zh-CN"/>
        </w:rPr>
        <w:t>变量影响</w:t>
      </w:r>
      <w:r w:rsidRPr="00944C9C">
        <w:rPr>
          <w:rFonts w:hint="eastAsia"/>
          <w:lang w:eastAsia="zh-CN"/>
        </w:rPr>
        <w:t>：单击</w:t>
      </w:r>
      <w:r w:rsidRPr="00944C9C">
        <w:rPr>
          <w:rFonts w:hint="eastAsia"/>
          <w:b/>
          <w:lang w:eastAsia="zh-CN"/>
        </w:rPr>
        <w:t>查</w:t>
      </w:r>
      <w:r>
        <w:rPr>
          <w:rFonts w:hint="eastAsia"/>
          <w:b/>
          <w:lang w:eastAsia="zh-CN"/>
        </w:rPr>
        <w:t>看</w:t>
      </w:r>
      <w:r>
        <w:rPr>
          <w:rFonts w:hint="eastAsia"/>
          <w:lang w:eastAsia="zh-CN"/>
        </w:rPr>
        <w:t>，可</w:t>
      </w:r>
      <w:r w:rsidRPr="00944C9C">
        <w:rPr>
          <w:rFonts w:hint="eastAsia"/>
          <w:lang w:eastAsia="zh-CN"/>
        </w:rPr>
        <w:t>查看每个模型变量对目标变量的影响。</w:t>
      </w:r>
      <w:r w:rsidRPr="00944C9C">
        <w:rPr>
          <w:rFonts w:hint="eastAsia"/>
          <w:lang w:eastAsia="zh-CN"/>
        </w:rPr>
        <w:t xml:space="preserve"> </w:t>
      </w:r>
      <w:r w:rsidRPr="00944C9C">
        <w:rPr>
          <w:rFonts w:hint="eastAsia"/>
          <w:lang w:eastAsia="zh-CN"/>
        </w:rPr>
        <w:t>该值越高，</w:t>
      </w:r>
      <w:r>
        <w:rPr>
          <w:rFonts w:hint="eastAsia"/>
          <w:lang w:eastAsia="zh-CN"/>
        </w:rPr>
        <w:t>说明</w:t>
      </w:r>
      <w:r w:rsidRPr="00944C9C">
        <w:rPr>
          <w:rFonts w:hint="eastAsia"/>
          <w:lang w:eastAsia="zh-CN"/>
        </w:rPr>
        <w:t>该变量的变化对模型预测的结果的影响越大。</w:t>
      </w:r>
    </w:p>
    <w:p w14:paraId="79566A8A" w14:textId="77777777" w:rsidR="006B3872" w:rsidRDefault="002E6303" w:rsidP="00E44260">
      <w:pPr>
        <w:numPr>
          <w:ilvl w:val="1"/>
          <w:numId w:val="101"/>
        </w:numPr>
        <w:rPr>
          <w:lang w:eastAsia="zh-CN"/>
        </w:rPr>
      </w:pPr>
      <w:r>
        <w:rPr>
          <w:rFonts w:hint="eastAsia"/>
          <w:b/>
          <w:lang w:eastAsia="zh-CN"/>
        </w:rPr>
        <w:t>模型流程</w:t>
      </w:r>
      <w:r w:rsidR="00107830">
        <w:rPr>
          <w:lang w:eastAsia="zh-CN"/>
        </w:rPr>
        <w:t xml:space="preserve">: </w:t>
      </w:r>
      <w:r>
        <w:rPr>
          <w:rFonts w:hint="eastAsia"/>
          <w:lang w:eastAsia="zh-CN"/>
        </w:rPr>
        <w:t>单击</w:t>
      </w:r>
      <w:r w:rsidRPr="008D0F24">
        <w:rPr>
          <w:rFonts w:hint="eastAsia"/>
          <w:b/>
          <w:lang w:eastAsia="zh-CN"/>
        </w:rPr>
        <w:t>查看</w:t>
      </w:r>
      <w:r>
        <w:rPr>
          <w:rFonts w:hint="eastAsia"/>
          <w:lang w:eastAsia="zh-CN"/>
        </w:rPr>
        <w:t>，可看到此模型构建的每一步流程和详细处理方法。</w:t>
      </w:r>
    </w:p>
    <w:bookmarkStart w:id="251" w:name="_advanced_view"/>
    <w:p w14:paraId="0342234D" w14:textId="77777777" w:rsidR="006B3872" w:rsidRDefault="00107830" w:rsidP="00E44260">
      <w:pPr>
        <w:pStyle w:val="3"/>
      </w:pPr>
      <w:r>
        <w:lastRenderedPageBreak/>
        <w:fldChar w:fldCharType="begin"/>
      </w:r>
      <w:r>
        <w:instrText xml:space="preserve"> HYPERLINK \l "_advanced_view" \h </w:instrText>
      </w:r>
      <w:r>
        <w:fldChar w:fldCharType="end"/>
      </w:r>
      <w:hyperlink w:anchor="_advanced_view">
        <w:r>
          <w:rPr>
            <w:rStyle w:val="ad"/>
          </w:rPr>
          <w:t xml:space="preserve">C.2. </w:t>
        </w:r>
        <w:r w:rsidR="00453334">
          <w:rPr>
            <w:rStyle w:val="ad"/>
            <w:rFonts w:hint="eastAsia"/>
            <w:lang w:eastAsia="zh-CN"/>
          </w:rPr>
          <w:t>高级视图</w:t>
        </w:r>
      </w:hyperlink>
      <w:bookmarkEnd w:id="251"/>
    </w:p>
    <w:p w14:paraId="1B50FB7F" w14:textId="77777777" w:rsidR="006B3872" w:rsidRDefault="00107830" w:rsidP="00E44260">
      <w:pPr>
        <w:pStyle w:val="Compact"/>
      </w:pPr>
      <w:r>
        <w:rPr>
          <w:noProof/>
        </w:rPr>
        <w:drawing>
          <wp:inline distT="0" distB="0" distL="0" distR="0" wp14:anchorId="4960E72F" wp14:editId="2591CE7E">
            <wp:extent cx="5334000" cy="1497125"/>
            <wp:effectExtent l="0" t="0" r="0" b="0"/>
            <wp:docPr id="28" name="Picture" descr="Binary Classification Model advanced view"/>
            <wp:cNvGraphicFramePr/>
            <a:graphic xmlns:a="http://schemas.openxmlformats.org/drawingml/2006/main">
              <a:graphicData uri="http://schemas.openxmlformats.org/drawingml/2006/picture">
                <pic:pic xmlns:pic="http://schemas.openxmlformats.org/drawingml/2006/picture">
                  <pic:nvPicPr>
                    <pic:cNvPr id="0" name="Picture" descr="assets/screenshots/project-modeling-03-model-selection-binary-advanced.jpg"/>
                    <pic:cNvPicPr>
                      <a:picLocks noChangeAspect="1" noChangeArrowheads="1"/>
                    </pic:cNvPicPr>
                  </pic:nvPicPr>
                  <pic:blipFill>
                    <a:blip r:embed="rId35"/>
                    <a:stretch>
                      <a:fillRect/>
                    </a:stretch>
                  </pic:blipFill>
                  <pic:spPr bwMode="auto">
                    <a:xfrm>
                      <a:off x="0" y="0"/>
                      <a:ext cx="5334000" cy="1497125"/>
                    </a:xfrm>
                    <a:prstGeom prst="rect">
                      <a:avLst/>
                    </a:prstGeom>
                    <a:noFill/>
                    <a:ln w="9525">
                      <a:noFill/>
                      <a:headEnd/>
                      <a:tailEnd/>
                    </a:ln>
                  </pic:spPr>
                </pic:pic>
              </a:graphicData>
            </a:graphic>
          </wp:inline>
        </w:drawing>
      </w:r>
    </w:p>
    <w:p w14:paraId="0CCCE54C" w14:textId="77777777" w:rsidR="006B3872" w:rsidRDefault="00180956" w:rsidP="00E44260">
      <w:pPr>
        <w:pStyle w:val="a0"/>
        <w:rPr>
          <w:lang w:eastAsia="zh-CN"/>
        </w:rPr>
      </w:pPr>
      <w:r w:rsidRPr="00180956">
        <w:rPr>
          <w:rFonts w:hint="eastAsia"/>
          <w:lang w:eastAsia="zh-CN"/>
        </w:rPr>
        <w:t>用户可以使用</w:t>
      </w:r>
      <w:r w:rsidRPr="00180956">
        <w:rPr>
          <w:rFonts w:hint="eastAsia"/>
          <w:b/>
          <w:lang w:eastAsia="zh-CN"/>
        </w:rPr>
        <w:t>高级视图</w:t>
      </w:r>
      <w:r w:rsidRPr="00180956">
        <w:rPr>
          <w:rFonts w:hint="eastAsia"/>
          <w:lang w:eastAsia="zh-CN"/>
        </w:rPr>
        <w:t>查看有关可用于部署的模型的更多详细信息。</w:t>
      </w:r>
    </w:p>
    <w:bookmarkStart w:id="252" w:name="_top_section"/>
    <w:p w14:paraId="2B855AE5" w14:textId="77777777" w:rsidR="006B3872" w:rsidRDefault="00107830" w:rsidP="00E44260">
      <w:pPr>
        <w:pStyle w:val="4"/>
        <w:rPr>
          <w:lang w:eastAsia="zh-CN"/>
        </w:rPr>
      </w:pPr>
      <w:r>
        <w:fldChar w:fldCharType="begin"/>
      </w:r>
      <w:r>
        <w:rPr>
          <w:lang w:eastAsia="zh-CN"/>
        </w:rPr>
        <w:instrText xml:space="preserve"> HYPERLINK \l "_top_section" \h </w:instrText>
      </w:r>
      <w:r>
        <w:fldChar w:fldCharType="end"/>
      </w:r>
      <w:hyperlink w:anchor="_top_section">
        <w:r>
          <w:rPr>
            <w:rStyle w:val="ad"/>
            <w:lang w:eastAsia="zh-CN"/>
          </w:rPr>
          <w:t xml:space="preserve">C.2.1. </w:t>
        </w:r>
        <w:r w:rsidR="00180956">
          <w:rPr>
            <w:rStyle w:val="ad"/>
            <w:rFonts w:hint="eastAsia"/>
            <w:lang w:eastAsia="zh-CN"/>
          </w:rPr>
          <w:t>顶部</w:t>
        </w:r>
      </w:hyperlink>
      <w:bookmarkEnd w:id="252"/>
    </w:p>
    <w:p w14:paraId="35FCC534" w14:textId="77777777" w:rsidR="006B3872" w:rsidRDefault="00180956" w:rsidP="00E44260">
      <w:pPr>
        <w:pStyle w:val="FirstParagraph"/>
        <w:rPr>
          <w:lang w:eastAsia="zh-CN"/>
        </w:rPr>
      </w:pPr>
      <w:r>
        <w:rPr>
          <w:rFonts w:hint="eastAsia"/>
          <w:lang w:eastAsia="zh-CN"/>
        </w:rPr>
        <w:t>顶部显示以下内容：</w:t>
      </w:r>
    </w:p>
    <w:p w14:paraId="3D2636B4" w14:textId="77777777" w:rsidR="006B3872" w:rsidRDefault="00180956" w:rsidP="00E44260">
      <w:pPr>
        <w:numPr>
          <w:ilvl w:val="0"/>
          <w:numId w:val="102"/>
        </w:numPr>
        <w:rPr>
          <w:lang w:eastAsia="zh-CN"/>
        </w:rPr>
      </w:pPr>
      <w:r w:rsidRPr="00180956">
        <w:rPr>
          <w:rFonts w:hint="eastAsia"/>
          <w:b/>
          <w:lang w:eastAsia="zh-CN"/>
        </w:rPr>
        <w:t>建模结果</w:t>
      </w:r>
      <w:r w:rsidR="00107830">
        <w:rPr>
          <w:lang w:eastAsia="zh-CN"/>
        </w:rPr>
        <w:t>.</w:t>
      </w:r>
      <w:r>
        <w:rPr>
          <w:rFonts w:hint="eastAsia"/>
          <w:lang w:eastAsia="zh-CN"/>
        </w:rPr>
        <w:t>：模型的泛化表现。</w:t>
      </w:r>
    </w:p>
    <w:p w14:paraId="7E0D76EC" w14:textId="77777777" w:rsidR="006B3872" w:rsidRDefault="00180956" w:rsidP="00E44260">
      <w:pPr>
        <w:numPr>
          <w:ilvl w:val="0"/>
          <w:numId w:val="102"/>
        </w:numPr>
        <w:rPr>
          <w:lang w:eastAsia="zh-CN"/>
        </w:rPr>
      </w:pPr>
      <w:r>
        <w:rPr>
          <w:rFonts w:hint="eastAsia"/>
          <w:b/>
          <w:lang w:eastAsia="zh-CN"/>
        </w:rPr>
        <w:t>模型内容包含</w:t>
      </w:r>
      <w:r>
        <w:rPr>
          <w:rFonts w:hint="eastAsia"/>
          <w:lang w:eastAsia="zh-CN"/>
        </w:rPr>
        <w:t>：您可根据算法和模型设置筛选模型</w:t>
      </w:r>
    </w:p>
    <w:p w14:paraId="65982C46" w14:textId="77777777" w:rsidR="006B3872" w:rsidRDefault="00082585" w:rsidP="00E44260">
      <w:pPr>
        <w:numPr>
          <w:ilvl w:val="0"/>
          <w:numId w:val="102"/>
        </w:numPr>
        <w:rPr>
          <w:lang w:eastAsia="zh-CN"/>
        </w:rPr>
      </w:pPr>
      <w:r>
        <w:rPr>
          <w:rFonts w:hint="eastAsia"/>
          <w:b/>
          <w:lang w:eastAsia="zh-CN"/>
        </w:rPr>
        <w:t>模型比较图表：</w:t>
      </w:r>
      <w:r>
        <w:rPr>
          <w:rFonts w:hint="eastAsia"/>
          <w:lang w:eastAsia="zh-CN"/>
        </w:rPr>
        <w:t>每个模型的表现，可用于进行模型性能比较：</w:t>
      </w:r>
    </w:p>
    <w:p w14:paraId="19E7730A" w14:textId="77777777" w:rsidR="006B3872" w:rsidRDefault="00556BB0" w:rsidP="00E44260">
      <w:pPr>
        <w:numPr>
          <w:ilvl w:val="1"/>
          <w:numId w:val="103"/>
        </w:numPr>
        <w:rPr>
          <w:lang w:eastAsia="zh-CN"/>
        </w:rPr>
      </w:pPr>
      <w:r>
        <w:rPr>
          <w:rFonts w:hint="eastAsia"/>
          <w:b/>
          <w:lang w:eastAsia="zh-CN"/>
        </w:rPr>
        <w:t>速度</w:t>
      </w:r>
      <w:r>
        <w:rPr>
          <w:rFonts w:hint="eastAsia"/>
          <w:b/>
          <w:lang w:eastAsia="zh-CN"/>
        </w:rPr>
        <w:t>v</w:t>
      </w:r>
      <w:r>
        <w:rPr>
          <w:b/>
          <w:lang w:eastAsia="zh-CN"/>
        </w:rPr>
        <w:t>.s.</w:t>
      </w:r>
      <w:r>
        <w:rPr>
          <w:rFonts w:hint="eastAsia"/>
          <w:b/>
          <w:lang w:eastAsia="zh-CN"/>
        </w:rPr>
        <w:t>准确性</w:t>
      </w:r>
      <w:r w:rsidRPr="00556BB0">
        <w:rPr>
          <w:rFonts w:hint="eastAsia"/>
          <w:lang w:eastAsia="zh-CN"/>
        </w:rPr>
        <w:t>：每个模型的速度和准确性的表</w:t>
      </w:r>
    </w:p>
    <w:p w14:paraId="5F3518E7" w14:textId="77777777" w:rsidR="006B3872" w:rsidRDefault="00556BB0" w:rsidP="00E44260">
      <w:pPr>
        <w:numPr>
          <w:ilvl w:val="1"/>
          <w:numId w:val="103"/>
        </w:numPr>
        <w:rPr>
          <w:lang w:eastAsia="zh-CN"/>
        </w:rPr>
      </w:pPr>
      <w:r>
        <w:rPr>
          <w:rFonts w:hint="eastAsia"/>
          <w:b/>
          <w:lang w:eastAsia="zh-CN"/>
        </w:rPr>
        <w:t>提升图</w:t>
      </w:r>
      <w:r w:rsidRPr="00556BB0">
        <w:rPr>
          <w:rFonts w:hint="eastAsia"/>
          <w:lang w:eastAsia="zh-CN"/>
        </w:rPr>
        <w:t>：通过比较使用模型和不是用模型预测结果的比率，可用于确定模型的有效性。</w:t>
      </w:r>
    </w:p>
    <w:p w14:paraId="130940B2" w14:textId="77777777" w:rsidR="006B3872" w:rsidRDefault="00107830" w:rsidP="00E44260">
      <w:pPr>
        <w:numPr>
          <w:ilvl w:val="1"/>
          <w:numId w:val="103"/>
        </w:numPr>
        <w:rPr>
          <w:lang w:eastAsia="zh-CN"/>
        </w:rPr>
      </w:pPr>
      <w:r>
        <w:rPr>
          <w:b/>
          <w:lang w:eastAsia="zh-CN"/>
        </w:rPr>
        <w:t xml:space="preserve">ROC </w:t>
      </w:r>
      <w:r w:rsidR="00556BB0">
        <w:rPr>
          <w:rFonts w:hint="eastAsia"/>
          <w:b/>
          <w:lang w:eastAsia="zh-CN"/>
        </w:rPr>
        <w:t>曲线</w:t>
      </w:r>
      <w:r>
        <w:rPr>
          <w:lang w:eastAsia="zh-CN"/>
        </w:rPr>
        <w:t xml:space="preserve">: </w:t>
      </w:r>
      <w:r w:rsidR="00556BB0">
        <w:rPr>
          <w:rFonts w:hint="eastAsia"/>
          <w:lang w:eastAsia="zh-CN"/>
        </w:rPr>
        <w:t>根据不同阈值，确定二分类模型的分类能力。</w:t>
      </w:r>
    </w:p>
    <w:bookmarkStart w:id="253" w:name="_table_of_models"/>
    <w:p w14:paraId="650399EB" w14:textId="77777777" w:rsidR="006B3872" w:rsidRDefault="00107830" w:rsidP="00E44260">
      <w:pPr>
        <w:pStyle w:val="4"/>
        <w:rPr>
          <w:lang w:eastAsia="zh-CN"/>
        </w:rPr>
      </w:pPr>
      <w:r>
        <w:fldChar w:fldCharType="begin"/>
      </w:r>
      <w:r>
        <w:rPr>
          <w:lang w:eastAsia="zh-CN"/>
        </w:rPr>
        <w:instrText xml:space="preserve"> HYPERLINK \l "_table_of_models" \h </w:instrText>
      </w:r>
      <w:r>
        <w:fldChar w:fldCharType="end"/>
      </w:r>
      <w:hyperlink w:anchor="_table_of_models">
        <w:r>
          <w:rPr>
            <w:rStyle w:val="ad"/>
            <w:lang w:eastAsia="zh-CN"/>
          </w:rPr>
          <w:t xml:space="preserve">C.2.2. </w:t>
        </w:r>
        <w:r w:rsidR="00556BB0">
          <w:rPr>
            <w:rStyle w:val="ad"/>
            <w:rFonts w:hint="eastAsia"/>
            <w:lang w:eastAsia="zh-CN"/>
          </w:rPr>
          <w:t>模型表</w:t>
        </w:r>
      </w:hyperlink>
      <w:bookmarkEnd w:id="253"/>
    </w:p>
    <w:p w14:paraId="5634C17C" w14:textId="77777777" w:rsidR="006B3872" w:rsidRDefault="00556BB0" w:rsidP="00E44260">
      <w:pPr>
        <w:pStyle w:val="FirstParagraph"/>
        <w:rPr>
          <w:lang w:eastAsia="zh-CN"/>
        </w:rPr>
      </w:pPr>
      <w:r w:rsidRPr="00556BB0">
        <w:rPr>
          <w:rFonts w:hint="eastAsia"/>
          <w:lang w:eastAsia="zh-CN"/>
        </w:rPr>
        <w:t>下表显示了使用数据集训练的所有模型。每个列出的模型都有：</w:t>
      </w:r>
    </w:p>
    <w:p w14:paraId="40EF8837" w14:textId="77777777" w:rsidR="006B3872" w:rsidRDefault="00556BB0" w:rsidP="00E44260">
      <w:pPr>
        <w:numPr>
          <w:ilvl w:val="0"/>
          <w:numId w:val="104"/>
        </w:numPr>
      </w:pPr>
      <w:r>
        <w:rPr>
          <w:rFonts w:hint="eastAsia"/>
          <w:b/>
          <w:lang w:eastAsia="zh-CN"/>
        </w:rPr>
        <w:t>模型名字：</w:t>
      </w:r>
      <w:r w:rsidR="007C7CDD">
        <w:rPr>
          <w:rFonts w:hint="eastAsia"/>
          <w:lang w:eastAsia="zh-CN"/>
        </w:rPr>
        <w:t>此模型的名字。通常为</w:t>
      </w:r>
      <w:r w:rsidR="007C7CDD">
        <w:rPr>
          <w:lang w:eastAsia="zh-CN"/>
        </w:rPr>
        <w:t xml:space="preserve"> "&lt;algorithm_name&gt;.&lt;model_setting_name&gt;"</w:t>
      </w:r>
      <w:r w:rsidR="007C7CDD">
        <w:rPr>
          <w:rFonts w:hint="eastAsia"/>
          <w:lang w:eastAsia="zh-CN"/>
        </w:rPr>
        <w:t>。若您选择</w:t>
      </w:r>
      <w:r w:rsidR="007C7CDD" w:rsidRPr="00E26598">
        <w:rPr>
          <w:rFonts w:hint="eastAsia"/>
          <w:color w:val="4F81BD" w:themeColor="accent1"/>
          <w:lang w:eastAsia="zh-CN"/>
        </w:rPr>
        <w:t>自动建模</w:t>
      </w:r>
      <w:r w:rsidR="007C7CDD">
        <w:rPr>
          <w:rFonts w:hint="eastAsia"/>
          <w:lang w:eastAsia="zh-CN"/>
        </w:rPr>
        <w:t>时，</w:t>
      </w:r>
      <w:r w:rsidR="007C7CDD">
        <w:rPr>
          <w:lang w:eastAsia="zh-CN"/>
        </w:rPr>
        <w:t xml:space="preserve"> &lt;model_setting_name&gt;</w:t>
      </w:r>
      <w:r w:rsidR="007C7CDD">
        <w:rPr>
          <w:rFonts w:hint="eastAsia"/>
          <w:lang w:eastAsia="zh-CN"/>
        </w:rPr>
        <w:t>会自动为您创建。若您选择了</w:t>
      </w:r>
      <w:r w:rsidR="007C7CDD" w:rsidRPr="00E26598">
        <w:rPr>
          <w:rFonts w:hint="eastAsia"/>
          <w:color w:val="4F81BD" w:themeColor="accent1"/>
          <w:lang w:eastAsia="zh-CN"/>
        </w:rPr>
        <w:t>高级建模</w:t>
      </w:r>
      <w:r w:rsidR="007C7CDD">
        <w:rPr>
          <w:rFonts w:hint="eastAsia"/>
          <w:lang w:eastAsia="zh-CN"/>
        </w:rPr>
        <w:t>，您可自行设定名称。</w:t>
      </w:r>
    </w:p>
    <w:p w14:paraId="40497B79" w14:textId="77777777" w:rsidR="006B3872" w:rsidRDefault="00107830" w:rsidP="00E44260">
      <w:pPr>
        <w:numPr>
          <w:ilvl w:val="0"/>
          <w:numId w:val="104"/>
        </w:numPr>
        <w:rPr>
          <w:lang w:eastAsia="zh-CN"/>
        </w:rPr>
      </w:pPr>
      <w:r>
        <w:rPr>
          <w:b/>
          <w:lang w:eastAsia="zh-CN"/>
        </w:rPr>
        <w:t>F1</w:t>
      </w:r>
      <w:r w:rsidR="007C7CDD">
        <w:rPr>
          <w:rFonts w:hint="eastAsia"/>
          <w:b/>
          <w:lang w:eastAsia="zh-CN"/>
        </w:rPr>
        <w:t>值</w:t>
      </w:r>
      <w:r>
        <w:rPr>
          <w:lang w:eastAsia="zh-CN"/>
        </w:rPr>
        <w:t xml:space="preserve">: </w:t>
      </w:r>
      <w:r w:rsidR="007C7CDD">
        <w:rPr>
          <w:rFonts w:hint="eastAsia"/>
          <w:lang w:eastAsia="zh-CN"/>
        </w:rPr>
        <w:t>F</w:t>
      </w:r>
      <w:r w:rsidR="007C7CDD">
        <w:rPr>
          <w:lang w:eastAsia="zh-CN"/>
        </w:rPr>
        <w:t>1</w:t>
      </w:r>
      <w:r w:rsidR="007C7CDD">
        <w:rPr>
          <w:rFonts w:hint="eastAsia"/>
          <w:lang w:eastAsia="zh-CN"/>
        </w:rPr>
        <w:t>值是一个综合指标，</w:t>
      </w:r>
      <w:r w:rsidR="00D6010F">
        <w:rPr>
          <w:rFonts w:hint="eastAsia"/>
          <w:lang w:eastAsia="zh-CN"/>
        </w:rPr>
        <w:t>结合了准确率和召回率。当准确率和召回率都高时，</w:t>
      </w:r>
      <w:r w:rsidR="00D6010F">
        <w:rPr>
          <w:rFonts w:hint="eastAsia"/>
          <w:lang w:eastAsia="zh-CN"/>
        </w:rPr>
        <w:t>F</w:t>
      </w:r>
      <w:r w:rsidR="00D6010F">
        <w:rPr>
          <w:lang w:eastAsia="zh-CN"/>
        </w:rPr>
        <w:t>1</w:t>
      </w:r>
      <w:r w:rsidR="00D6010F">
        <w:rPr>
          <w:rFonts w:hint="eastAsia"/>
          <w:lang w:eastAsia="zh-CN"/>
        </w:rPr>
        <w:t>值也会高。其计算方法为：</w:t>
      </w:r>
      <w:r>
        <w:rPr>
          <w:lang w:eastAsia="zh-CN"/>
        </w:rPr>
        <w:t xml:space="preserve"> F1 = 2 * </w:t>
      </w:r>
      <w:r w:rsidR="00D6010F">
        <w:rPr>
          <w:rFonts w:hint="eastAsia"/>
          <w:lang w:eastAsia="zh-CN"/>
        </w:rPr>
        <w:t>准确率</w:t>
      </w:r>
      <w:r>
        <w:rPr>
          <w:lang w:eastAsia="zh-CN"/>
        </w:rPr>
        <w:t xml:space="preserve"> * </w:t>
      </w:r>
      <w:r w:rsidR="00D6010F">
        <w:rPr>
          <w:rFonts w:hint="eastAsia"/>
          <w:lang w:eastAsia="zh-CN"/>
        </w:rPr>
        <w:t>召回率</w:t>
      </w:r>
      <w:r>
        <w:rPr>
          <w:lang w:eastAsia="zh-CN"/>
        </w:rPr>
        <w:t>/ (</w:t>
      </w:r>
      <w:r w:rsidR="00D6010F">
        <w:rPr>
          <w:rFonts w:hint="eastAsia"/>
          <w:lang w:eastAsia="zh-CN"/>
        </w:rPr>
        <w:t>准确率</w:t>
      </w:r>
      <w:r>
        <w:rPr>
          <w:lang w:eastAsia="zh-CN"/>
        </w:rPr>
        <w:t xml:space="preserve"> + </w:t>
      </w:r>
      <w:r w:rsidR="00D6010F">
        <w:rPr>
          <w:rFonts w:hint="eastAsia"/>
          <w:lang w:eastAsia="zh-CN"/>
        </w:rPr>
        <w:t>召回率</w:t>
      </w:r>
      <w:r>
        <w:rPr>
          <w:lang w:eastAsia="zh-CN"/>
        </w:rPr>
        <w:t>).</w:t>
      </w:r>
    </w:p>
    <w:p w14:paraId="5E12B476" w14:textId="77777777" w:rsidR="006B3872" w:rsidRDefault="00D6010F" w:rsidP="00E44260">
      <w:pPr>
        <w:numPr>
          <w:ilvl w:val="0"/>
          <w:numId w:val="104"/>
        </w:numPr>
        <w:rPr>
          <w:lang w:eastAsia="zh-CN"/>
        </w:rPr>
      </w:pPr>
      <w:r>
        <w:rPr>
          <w:rFonts w:hint="eastAsia"/>
          <w:b/>
          <w:lang w:eastAsia="zh-CN"/>
        </w:rPr>
        <w:t>准确率</w:t>
      </w:r>
      <w:r w:rsidR="00107830">
        <w:rPr>
          <w:lang w:eastAsia="zh-CN"/>
        </w:rPr>
        <w:t xml:space="preserve">: </w:t>
      </w:r>
      <w:r>
        <w:rPr>
          <w:rFonts w:ascii="微软雅黑" w:eastAsia="微软雅黑" w:hAnsi="微软雅黑" w:cs="Calibri" w:hint="eastAsia"/>
          <w:sz w:val="22"/>
          <w:szCs w:val="22"/>
          <w:lang w:eastAsia="zh-CN"/>
        </w:rPr>
        <w:t>描述的是在被识别为正类别的样本中，确实为正类别的比例。其计算方法为：</w:t>
      </w:r>
      <w:r w:rsidR="00107830">
        <w:rPr>
          <w:lang w:eastAsia="zh-CN"/>
        </w:rPr>
        <w:t>Precision = TP/(TP+FP).</w:t>
      </w:r>
    </w:p>
    <w:p w14:paraId="0EA1F51A" w14:textId="77777777" w:rsidR="006B3872" w:rsidRDefault="00D6010F" w:rsidP="00E44260">
      <w:pPr>
        <w:numPr>
          <w:ilvl w:val="0"/>
          <w:numId w:val="104"/>
        </w:numPr>
      </w:pPr>
      <w:r>
        <w:rPr>
          <w:rFonts w:hint="eastAsia"/>
          <w:b/>
          <w:lang w:eastAsia="zh-CN"/>
        </w:rPr>
        <w:t>召回率</w:t>
      </w:r>
      <w:r w:rsidR="00107830">
        <w:rPr>
          <w:lang w:eastAsia="zh-CN"/>
        </w:rPr>
        <w:t xml:space="preserve">: </w:t>
      </w:r>
      <w:r>
        <w:rPr>
          <w:rFonts w:ascii="微软雅黑" w:eastAsia="微软雅黑" w:hAnsi="微软雅黑" w:cs="Calibri" w:hint="eastAsia"/>
          <w:sz w:val="22"/>
          <w:szCs w:val="22"/>
          <w:lang w:eastAsia="zh-CN"/>
        </w:rPr>
        <w:t>描述的是在所有正类别样本中，被正确识别为正类别的比例。其计算方法为：</w:t>
      </w:r>
      <w:r w:rsidR="00107830">
        <w:t xml:space="preserve"> Recall =TP/(TP+FN).</w:t>
      </w:r>
    </w:p>
    <w:p w14:paraId="76449EF0" w14:textId="77777777" w:rsidR="006B3872" w:rsidRDefault="00D6010F" w:rsidP="00E44260">
      <w:pPr>
        <w:numPr>
          <w:ilvl w:val="0"/>
          <w:numId w:val="104"/>
        </w:numPr>
        <w:rPr>
          <w:lang w:eastAsia="zh-CN"/>
        </w:rPr>
      </w:pPr>
      <w:r>
        <w:rPr>
          <w:rFonts w:hint="eastAsia"/>
          <w:b/>
          <w:lang w:eastAsia="zh-CN"/>
        </w:rPr>
        <w:lastRenderedPageBreak/>
        <w:t>截止阈值</w:t>
      </w:r>
      <w:r w:rsidR="00107830">
        <w:rPr>
          <w:lang w:eastAsia="zh-CN"/>
        </w:rPr>
        <w:t xml:space="preserve">: </w:t>
      </w:r>
      <w:r>
        <w:rPr>
          <w:rFonts w:ascii="微软雅黑" w:eastAsia="微软雅黑" w:hAnsi="微软雅黑" w:cs="Calibri" w:hint="eastAsia"/>
          <w:sz w:val="22"/>
          <w:szCs w:val="22"/>
          <w:lang w:eastAsia="zh-CN"/>
        </w:rPr>
        <w:t>一些模型会返回概率值，将这些值映射到二元类别时，需指定分类阈值。若值高于该阈值，则认为是正类别。若值低于该阈值，则认为是负类别。</w:t>
      </w:r>
    </w:p>
    <w:p w14:paraId="41925BBE" w14:textId="77777777" w:rsidR="006B3872" w:rsidRDefault="00F27C7E" w:rsidP="00E44260">
      <w:pPr>
        <w:numPr>
          <w:ilvl w:val="0"/>
          <w:numId w:val="104"/>
        </w:numPr>
        <w:rPr>
          <w:lang w:eastAsia="zh-CN"/>
        </w:rPr>
      </w:pPr>
      <w:r>
        <w:rPr>
          <w:rFonts w:hint="eastAsia"/>
          <w:b/>
          <w:lang w:eastAsia="zh-CN"/>
        </w:rPr>
        <w:t>变量列表</w:t>
      </w:r>
      <w:r>
        <w:rPr>
          <w:rFonts w:hint="eastAsia"/>
          <w:lang w:eastAsia="zh-CN"/>
        </w:rPr>
        <w:t>：</w:t>
      </w:r>
      <w:r w:rsidRPr="00F27C7E">
        <w:rPr>
          <w:rFonts w:hint="eastAsia"/>
          <w:lang w:eastAsia="zh-CN"/>
        </w:rPr>
        <w:t>显示训练数据集中的哪些变量包含在模型中。</w:t>
      </w:r>
    </w:p>
    <w:p w14:paraId="26D659EC" w14:textId="77777777" w:rsidR="006B3872" w:rsidRDefault="00F27C7E" w:rsidP="00E44260">
      <w:pPr>
        <w:numPr>
          <w:ilvl w:val="0"/>
          <w:numId w:val="104"/>
        </w:numPr>
        <w:rPr>
          <w:lang w:eastAsia="zh-CN"/>
        </w:rPr>
      </w:pPr>
      <w:r w:rsidRPr="00F27C7E">
        <w:rPr>
          <w:rFonts w:hint="eastAsia"/>
          <w:b/>
          <w:lang w:eastAsia="zh-CN"/>
        </w:rPr>
        <w:t>验证</w:t>
      </w:r>
      <w:r w:rsidRPr="00F27C7E">
        <w:rPr>
          <w:rFonts w:hint="eastAsia"/>
          <w:b/>
          <w:lang w:eastAsia="zh-CN"/>
        </w:rPr>
        <w:t>/</w:t>
      </w:r>
      <w:r w:rsidRPr="00F27C7E">
        <w:rPr>
          <w:rFonts w:hint="eastAsia"/>
          <w:b/>
          <w:lang w:eastAsia="zh-CN"/>
        </w:rPr>
        <w:t>交叉验证</w:t>
      </w:r>
      <w:r w:rsidR="002C0894">
        <w:rPr>
          <w:rFonts w:hint="eastAsia"/>
          <w:lang w:eastAsia="zh-CN"/>
        </w:rPr>
        <w:t>：</w:t>
      </w:r>
      <w:r w:rsidRPr="00F27C7E">
        <w:rPr>
          <w:rFonts w:hint="eastAsia"/>
          <w:lang w:eastAsia="zh-CN"/>
        </w:rPr>
        <w:t>验证</w:t>
      </w:r>
      <w:r w:rsidRPr="00F27C7E">
        <w:rPr>
          <w:rFonts w:hint="eastAsia"/>
          <w:lang w:eastAsia="zh-CN"/>
        </w:rPr>
        <w:t>/</w:t>
      </w:r>
      <w:r w:rsidRPr="00F27C7E">
        <w:rPr>
          <w:rFonts w:hint="eastAsia"/>
          <w:lang w:eastAsia="zh-CN"/>
        </w:rPr>
        <w:t>交叉验证数据集</w:t>
      </w:r>
      <w:r w:rsidR="002C0894">
        <w:rPr>
          <w:rFonts w:hint="eastAsia"/>
          <w:lang w:eastAsia="zh-CN"/>
        </w:rPr>
        <w:t>是</w:t>
      </w:r>
      <w:r w:rsidRPr="00F27C7E">
        <w:rPr>
          <w:rFonts w:hint="eastAsia"/>
          <w:lang w:eastAsia="zh-CN"/>
        </w:rPr>
        <w:t>用于微调初始模型</w:t>
      </w:r>
      <w:r w:rsidR="002C0894">
        <w:rPr>
          <w:rFonts w:hint="eastAsia"/>
          <w:lang w:eastAsia="zh-CN"/>
        </w:rPr>
        <w:t>，可</w:t>
      </w:r>
      <w:r w:rsidRPr="00F27C7E">
        <w:rPr>
          <w:rFonts w:hint="eastAsia"/>
          <w:lang w:eastAsia="zh-CN"/>
        </w:rPr>
        <w:t>查看变量之间的关系是否正确操作</w:t>
      </w:r>
      <w:r w:rsidR="002C0894">
        <w:rPr>
          <w:rFonts w:hint="eastAsia"/>
          <w:lang w:eastAsia="zh-CN"/>
        </w:rPr>
        <w:t>，</w:t>
      </w:r>
      <w:r w:rsidRPr="00F27C7E">
        <w:rPr>
          <w:rFonts w:hint="eastAsia"/>
          <w:lang w:eastAsia="zh-CN"/>
        </w:rPr>
        <w:t>以创建可能的最佳模型的数据。</w:t>
      </w:r>
    </w:p>
    <w:p w14:paraId="08447AAB" w14:textId="77777777" w:rsidR="006B3872" w:rsidRDefault="002C0894" w:rsidP="00E44260">
      <w:pPr>
        <w:numPr>
          <w:ilvl w:val="0"/>
          <w:numId w:val="104"/>
        </w:numPr>
        <w:rPr>
          <w:lang w:eastAsia="zh-CN"/>
        </w:rPr>
      </w:pPr>
      <w:r>
        <w:rPr>
          <w:rFonts w:hint="eastAsia"/>
          <w:b/>
          <w:lang w:eastAsia="zh-CN"/>
        </w:rPr>
        <w:t>留出</w:t>
      </w:r>
      <w:r>
        <w:rPr>
          <w:rFonts w:hint="eastAsia"/>
          <w:lang w:eastAsia="zh-CN"/>
        </w:rPr>
        <w:t>：留出集</w:t>
      </w:r>
      <w:r w:rsidRPr="002C0894">
        <w:rPr>
          <w:rFonts w:hint="eastAsia"/>
          <w:lang w:eastAsia="zh-CN"/>
        </w:rPr>
        <w:t>是为模型的最终测试留出的</w:t>
      </w:r>
      <w:r>
        <w:rPr>
          <w:rFonts w:hint="eastAsia"/>
          <w:lang w:eastAsia="zh-CN"/>
        </w:rPr>
        <w:t>一部分原始数据，</w:t>
      </w:r>
      <w:r w:rsidRPr="002C0894">
        <w:rPr>
          <w:rFonts w:hint="eastAsia"/>
          <w:lang w:eastAsia="zh-CN"/>
        </w:rPr>
        <w:t>用于评估模型的执行情况。</w:t>
      </w:r>
    </w:p>
    <w:bookmarkStart w:id="254" w:name="_additional_model_details"/>
    <w:p w14:paraId="4622B3FC" w14:textId="77777777" w:rsidR="006B3872" w:rsidRDefault="00107830" w:rsidP="00E44260">
      <w:pPr>
        <w:pStyle w:val="4"/>
        <w:rPr>
          <w:lang w:eastAsia="zh-CN"/>
        </w:rPr>
      </w:pPr>
      <w:r>
        <w:fldChar w:fldCharType="begin"/>
      </w:r>
      <w:r>
        <w:rPr>
          <w:lang w:eastAsia="zh-CN"/>
        </w:rPr>
        <w:instrText xml:space="preserve"> HYPERLINK \l "_additional_model_details" \h </w:instrText>
      </w:r>
      <w:r>
        <w:fldChar w:fldCharType="end"/>
      </w:r>
      <w:hyperlink w:anchor="_additional_model_details">
        <w:r>
          <w:rPr>
            <w:rStyle w:val="ad"/>
            <w:lang w:eastAsia="zh-CN"/>
          </w:rPr>
          <w:t xml:space="preserve">C.2.3. </w:t>
        </w:r>
        <w:r w:rsidR="002C0894">
          <w:rPr>
            <w:rStyle w:val="ad"/>
            <w:rFonts w:hint="eastAsia"/>
            <w:lang w:eastAsia="zh-CN"/>
          </w:rPr>
          <w:t>其它模型细节</w:t>
        </w:r>
      </w:hyperlink>
      <w:bookmarkEnd w:id="254"/>
    </w:p>
    <w:p w14:paraId="3C5F976D" w14:textId="77777777" w:rsidR="006B3872" w:rsidRDefault="000C7BED" w:rsidP="00E44260">
      <w:pPr>
        <w:pStyle w:val="FirstParagraph"/>
        <w:rPr>
          <w:lang w:eastAsia="zh-CN"/>
        </w:rPr>
      </w:pPr>
      <w:r w:rsidRPr="000C7BED">
        <w:rPr>
          <w:rFonts w:hint="eastAsia"/>
          <w:lang w:eastAsia="zh-CN"/>
        </w:rPr>
        <w:t>要查看其他模型详细信息，请单击</w:t>
      </w:r>
      <w:r w:rsidRPr="000C7BED">
        <w:rPr>
          <w:rFonts w:hint="eastAsia"/>
          <w:b/>
          <w:lang w:eastAsia="zh-CN"/>
        </w:rPr>
        <w:t>模型名称</w:t>
      </w:r>
      <w:r w:rsidRPr="000C7BED">
        <w:rPr>
          <w:rFonts w:hint="eastAsia"/>
          <w:lang w:eastAsia="zh-CN"/>
        </w:rPr>
        <w:t>旁边的</w:t>
      </w:r>
      <w:r w:rsidRPr="000C7BED">
        <w:rPr>
          <w:rFonts w:hint="eastAsia"/>
          <w:b/>
          <w:lang w:eastAsia="zh-CN"/>
        </w:rPr>
        <w:t>+</w:t>
      </w:r>
      <w:r w:rsidRPr="000C7BED">
        <w:rPr>
          <w:rFonts w:hint="eastAsia"/>
          <w:lang w:eastAsia="zh-CN"/>
        </w:rPr>
        <w:t>。</w:t>
      </w:r>
    </w:p>
    <w:p w14:paraId="3A40F203" w14:textId="77777777" w:rsidR="006B3872" w:rsidRDefault="00107830" w:rsidP="00E44260">
      <w:pPr>
        <w:pStyle w:val="Compact"/>
      </w:pPr>
      <w:r>
        <w:rPr>
          <w:noProof/>
        </w:rPr>
        <w:drawing>
          <wp:inline distT="0" distB="0" distL="0" distR="0" wp14:anchorId="65AB7823" wp14:editId="7E2CB1AD">
            <wp:extent cx="5334000" cy="1912481"/>
            <wp:effectExtent l="0" t="0" r="0" b="0"/>
            <wp:docPr id="29" name="Picture" descr="Binary Classification Problem: Model Selection"/>
            <wp:cNvGraphicFramePr/>
            <a:graphic xmlns:a="http://schemas.openxmlformats.org/drawingml/2006/main">
              <a:graphicData uri="http://schemas.openxmlformats.org/drawingml/2006/picture">
                <pic:pic xmlns:pic="http://schemas.openxmlformats.org/drawingml/2006/picture">
                  <pic:nvPicPr>
                    <pic:cNvPr id="0" name="Picture" descr="assets/screenshots/binary-advanced-view-expand-model-annotated.jpg"/>
                    <pic:cNvPicPr>
                      <a:picLocks noChangeAspect="1" noChangeArrowheads="1"/>
                    </pic:cNvPicPr>
                  </pic:nvPicPr>
                  <pic:blipFill>
                    <a:blip r:embed="rId36"/>
                    <a:stretch>
                      <a:fillRect/>
                    </a:stretch>
                  </pic:blipFill>
                  <pic:spPr bwMode="auto">
                    <a:xfrm>
                      <a:off x="0" y="0"/>
                      <a:ext cx="5334000" cy="1912481"/>
                    </a:xfrm>
                    <a:prstGeom prst="rect">
                      <a:avLst/>
                    </a:prstGeom>
                    <a:noFill/>
                    <a:ln w="9525">
                      <a:noFill/>
                      <a:headEnd/>
                      <a:tailEnd/>
                    </a:ln>
                  </pic:spPr>
                </pic:pic>
              </a:graphicData>
            </a:graphic>
          </wp:inline>
        </w:drawing>
      </w:r>
    </w:p>
    <w:p w14:paraId="68912684" w14:textId="77777777" w:rsidR="006B3872" w:rsidRDefault="000C7BED" w:rsidP="00E44260">
      <w:pPr>
        <w:pStyle w:val="a0"/>
      </w:pPr>
      <w:r>
        <w:rPr>
          <w:rFonts w:hint="eastAsia"/>
          <w:lang w:eastAsia="zh-CN"/>
        </w:rPr>
        <w:t>上图显示以下图表：</w:t>
      </w:r>
    </w:p>
    <w:p w14:paraId="237F9675" w14:textId="77777777" w:rsidR="006B3872" w:rsidRDefault="000C7BED" w:rsidP="00E44260">
      <w:pPr>
        <w:numPr>
          <w:ilvl w:val="0"/>
          <w:numId w:val="105"/>
        </w:numPr>
        <w:rPr>
          <w:lang w:eastAsia="zh-CN"/>
        </w:rPr>
      </w:pPr>
      <w:r>
        <w:rPr>
          <w:rFonts w:hint="eastAsia"/>
          <w:b/>
          <w:lang w:eastAsia="zh-CN"/>
        </w:rPr>
        <w:t>误差</w:t>
      </w:r>
      <w:r>
        <w:rPr>
          <w:rFonts w:hint="eastAsia"/>
          <w:b/>
          <w:lang w:eastAsia="zh-CN"/>
        </w:rPr>
        <w:t>/</w:t>
      </w:r>
      <w:r>
        <w:rPr>
          <w:rFonts w:hint="eastAsia"/>
          <w:b/>
          <w:lang w:eastAsia="zh-CN"/>
        </w:rPr>
        <w:t>混淆矩阵</w:t>
      </w:r>
      <w:r>
        <w:rPr>
          <w:rFonts w:hint="eastAsia"/>
          <w:lang w:eastAsia="zh-CN"/>
        </w:rPr>
        <w:t>：此矩阵将预测值与真实值进行比较。是一个显示了</w:t>
      </w:r>
      <w:r w:rsidRPr="000C7BED">
        <w:rPr>
          <w:rFonts w:hint="eastAsia"/>
          <w:lang w:eastAsia="zh-CN"/>
        </w:rPr>
        <w:t>真阳性（</w:t>
      </w:r>
      <w:r w:rsidRPr="000C7BED">
        <w:rPr>
          <w:rFonts w:hint="eastAsia"/>
          <w:lang w:eastAsia="zh-CN"/>
        </w:rPr>
        <w:t>TP</w:t>
      </w:r>
      <w:r w:rsidRPr="000C7BED">
        <w:rPr>
          <w:rFonts w:hint="eastAsia"/>
          <w:lang w:eastAsia="zh-CN"/>
        </w:rPr>
        <w:t>），假阳性（</w:t>
      </w:r>
      <w:r w:rsidRPr="000C7BED">
        <w:rPr>
          <w:rFonts w:hint="eastAsia"/>
          <w:lang w:eastAsia="zh-CN"/>
        </w:rPr>
        <w:t>FP</w:t>
      </w:r>
      <w:r w:rsidRPr="000C7BED">
        <w:rPr>
          <w:rFonts w:hint="eastAsia"/>
          <w:lang w:eastAsia="zh-CN"/>
        </w:rPr>
        <w:t>），真阴性（</w:t>
      </w:r>
      <w:r w:rsidRPr="000C7BED">
        <w:rPr>
          <w:rFonts w:hint="eastAsia"/>
          <w:lang w:eastAsia="zh-CN"/>
        </w:rPr>
        <w:t>TN</w:t>
      </w:r>
      <w:r w:rsidRPr="000C7BED">
        <w:rPr>
          <w:rFonts w:hint="eastAsia"/>
          <w:lang w:eastAsia="zh-CN"/>
        </w:rPr>
        <w:t>）和假阴性（</w:t>
      </w:r>
      <w:r w:rsidRPr="000C7BED">
        <w:rPr>
          <w:rFonts w:hint="eastAsia"/>
          <w:lang w:eastAsia="zh-CN"/>
        </w:rPr>
        <w:t>FN</w:t>
      </w:r>
      <w:r w:rsidRPr="000C7BED">
        <w:rPr>
          <w:rFonts w:hint="eastAsia"/>
          <w:lang w:eastAsia="zh-CN"/>
        </w:rPr>
        <w:t>）的数量</w:t>
      </w:r>
      <w:r>
        <w:rPr>
          <w:rFonts w:hint="eastAsia"/>
          <w:lang w:eastAsia="zh-CN"/>
        </w:rPr>
        <w:t>的矩阵。</w:t>
      </w:r>
    </w:p>
    <w:p w14:paraId="70BBCDAF" w14:textId="77777777" w:rsidR="006B3872" w:rsidRDefault="00107830" w:rsidP="00E44260">
      <w:pPr>
        <w:numPr>
          <w:ilvl w:val="0"/>
          <w:numId w:val="105"/>
        </w:numPr>
      </w:pPr>
      <w:r>
        <w:rPr>
          <w:b/>
          <w:lang w:eastAsia="zh-CN"/>
        </w:rPr>
        <w:t xml:space="preserve">ROC </w:t>
      </w:r>
      <w:r w:rsidR="00C53634">
        <w:rPr>
          <w:rFonts w:hint="eastAsia"/>
          <w:b/>
          <w:lang w:eastAsia="zh-CN"/>
        </w:rPr>
        <w:t>曲线</w:t>
      </w:r>
      <w:r>
        <w:rPr>
          <w:b/>
          <w:lang w:eastAsia="zh-CN"/>
        </w:rPr>
        <w:t xml:space="preserve"> (</w:t>
      </w:r>
      <w:r w:rsidR="00C53634">
        <w:rPr>
          <w:rFonts w:hint="eastAsia"/>
          <w:b/>
          <w:lang w:eastAsia="zh-CN"/>
        </w:rPr>
        <w:t>可调整</w:t>
      </w:r>
      <w:r>
        <w:rPr>
          <w:b/>
          <w:lang w:eastAsia="zh-CN"/>
        </w:rPr>
        <w:t>)</w:t>
      </w:r>
      <w:r>
        <w:rPr>
          <w:lang w:eastAsia="zh-CN"/>
        </w:rPr>
        <w:t>:</w:t>
      </w:r>
      <w:r w:rsidR="00B60F23">
        <w:rPr>
          <w:lang w:eastAsia="zh-CN"/>
        </w:rPr>
        <w:t xml:space="preserve"> </w:t>
      </w:r>
      <w:r w:rsidR="00B60F23">
        <w:rPr>
          <w:rFonts w:hint="eastAsia"/>
          <w:lang w:eastAsia="zh-CN"/>
        </w:rPr>
        <w:t>随着阈值的调整，</w:t>
      </w:r>
      <w:r w:rsidR="00F96168">
        <w:rPr>
          <w:rFonts w:hint="eastAsia"/>
          <w:lang w:eastAsia="zh-CN"/>
        </w:rPr>
        <w:t>二分类模型的分类能力。单击滑块可调整阈值。</w:t>
      </w:r>
    </w:p>
    <w:p w14:paraId="6FCEA1D7" w14:textId="77777777" w:rsidR="006B3872" w:rsidRDefault="00F96168" w:rsidP="00E44260">
      <w:pPr>
        <w:numPr>
          <w:ilvl w:val="0"/>
          <w:numId w:val="105"/>
        </w:numPr>
        <w:rPr>
          <w:lang w:eastAsia="zh-CN"/>
        </w:rPr>
      </w:pPr>
      <w:r>
        <w:rPr>
          <w:rFonts w:hint="eastAsia"/>
          <w:b/>
          <w:lang w:eastAsia="zh-CN"/>
        </w:rPr>
        <w:t>预测分布（可调整）</w:t>
      </w:r>
      <w:r w:rsidR="00107830">
        <w:rPr>
          <w:lang w:eastAsia="zh-CN"/>
        </w:rPr>
        <w:t xml:space="preserve">: </w:t>
      </w:r>
      <w:r>
        <w:rPr>
          <w:rFonts w:hint="eastAsia"/>
          <w:lang w:eastAsia="zh-CN"/>
        </w:rPr>
        <w:t>这张图里是概率密度分布，概率阈值可调。</w:t>
      </w:r>
    </w:p>
    <w:p w14:paraId="6523AB44" w14:textId="77777777" w:rsidR="006B3872" w:rsidRDefault="00F96168" w:rsidP="00E44260">
      <w:pPr>
        <w:numPr>
          <w:ilvl w:val="0"/>
          <w:numId w:val="105"/>
        </w:numPr>
      </w:pPr>
      <w:r>
        <w:rPr>
          <w:rFonts w:hint="eastAsia"/>
          <w:b/>
          <w:lang w:eastAsia="zh-CN"/>
        </w:rPr>
        <w:t>精确找回曲线（可调整）：</w:t>
      </w:r>
      <w:r w:rsidRPr="00F96168">
        <w:rPr>
          <w:rFonts w:hint="eastAsia"/>
          <w:lang w:eastAsia="zh-CN"/>
        </w:rPr>
        <w:t>这张图是召回率和精确度的关系图。单击滑块可调整。</w:t>
      </w:r>
    </w:p>
    <w:p w14:paraId="246E3AC7" w14:textId="77777777" w:rsidR="006B3872" w:rsidRDefault="0060362E" w:rsidP="00E44260">
      <w:pPr>
        <w:numPr>
          <w:ilvl w:val="0"/>
          <w:numId w:val="105"/>
        </w:numPr>
      </w:pPr>
      <w:r>
        <w:rPr>
          <w:rFonts w:hint="eastAsia"/>
          <w:b/>
          <w:lang w:eastAsia="zh-CN"/>
        </w:rPr>
        <w:t>提升曲线：</w:t>
      </w:r>
      <w:r>
        <w:rPr>
          <w:rFonts w:hint="eastAsia"/>
          <w:lang w:eastAsia="zh-CN"/>
        </w:rPr>
        <w:t>提升曲线图反映了使用模型和不使用模型获得的结果的提升。反映了模型的有效性。</w:t>
      </w:r>
    </w:p>
    <w:p w14:paraId="33D1AD6D" w14:textId="77777777" w:rsidR="006B3872" w:rsidRDefault="0060362E" w:rsidP="00E44260">
      <w:pPr>
        <w:numPr>
          <w:ilvl w:val="0"/>
          <w:numId w:val="105"/>
        </w:numPr>
        <w:rPr>
          <w:lang w:eastAsia="zh-CN"/>
        </w:rPr>
      </w:pPr>
      <w:r>
        <w:rPr>
          <w:rFonts w:hint="eastAsia"/>
          <w:b/>
          <w:lang w:eastAsia="zh-CN"/>
        </w:rPr>
        <w:t>模型流程图</w:t>
      </w:r>
      <w:r w:rsidR="00107830">
        <w:rPr>
          <w:lang w:eastAsia="zh-CN"/>
        </w:rPr>
        <w:t xml:space="preserve">: </w:t>
      </w:r>
      <w:r>
        <w:rPr>
          <w:rFonts w:hint="eastAsia"/>
          <w:lang w:eastAsia="zh-CN"/>
        </w:rPr>
        <w:t>这张图显示了模型时如何逐步构建的。</w:t>
      </w:r>
    </w:p>
    <w:p w14:paraId="0DF6ECDE" w14:textId="77777777" w:rsidR="006B3872" w:rsidRDefault="0060362E" w:rsidP="00E44260">
      <w:pPr>
        <w:numPr>
          <w:ilvl w:val="0"/>
          <w:numId w:val="105"/>
        </w:numPr>
        <w:rPr>
          <w:lang w:eastAsia="zh-CN"/>
        </w:rPr>
      </w:pPr>
      <w:r>
        <w:rPr>
          <w:rFonts w:hint="eastAsia"/>
          <w:b/>
          <w:lang w:eastAsia="zh-CN"/>
        </w:rPr>
        <w:t>变量影响</w:t>
      </w:r>
      <w:r w:rsidR="00107830">
        <w:rPr>
          <w:lang w:eastAsia="zh-CN"/>
        </w:rPr>
        <w:t>:</w:t>
      </w:r>
      <w:r w:rsidR="00253539">
        <w:rPr>
          <w:rFonts w:hint="eastAsia"/>
          <w:lang w:eastAsia="zh-CN"/>
        </w:rPr>
        <w:t>模型中的每个变量对预测目标的的实际影响。值越高，表示对模型预测的影响越大。</w:t>
      </w:r>
      <w:r w:rsidR="00107830">
        <w:rPr>
          <w:lang w:eastAsia="zh-CN"/>
        </w:rPr>
        <w:t xml:space="preserve"> </w:t>
      </w:r>
    </w:p>
    <w:bookmarkStart w:id="255" w:name="_model_selection_for_regression_problems"/>
    <w:p w14:paraId="54E9B1F3" w14:textId="77777777" w:rsidR="006B3872" w:rsidRDefault="00107830" w:rsidP="00E44260">
      <w:pPr>
        <w:pStyle w:val="2"/>
        <w:rPr>
          <w:lang w:eastAsia="zh-CN"/>
        </w:rPr>
      </w:pPr>
      <w:r>
        <w:lastRenderedPageBreak/>
        <w:fldChar w:fldCharType="begin"/>
      </w:r>
      <w:r>
        <w:rPr>
          <w:lang w:eastAsia="zh-CN"/>
        </w:rPr>
        <w:instrText xml:space="preserve"> HYPERLINK \l "_model_selection_for_regression_problems" \h </w:instrText>
      </w:r>
      <w:r>
        <w:fldChar w:fldCharType="end"/>
      </w:r>
      <w:hyperlink w:anchor="_model_selection_for_regression_problems">
        <w:r w:rsidR="00D72EEE">
          <w:rPr>
            <w:rStyle w:val="ad"/>
            <w:rFonts w:hint="eastAsia"/>
            <w:lang w:eastAsia="zh-CN"/>
          </w:rPr>
          <w:t>附录</w:t>
        </w:r>
        <w:r>
          <w:rPr>
            <w:rStyle w:val="ad"/>
            <w:lang w:eastAsia="zh-CN"/>
          </w:rPr>
          <w:t xml:space="preserve"> D: </w:t>
        </w:r>
        <w:r w:rsidR="00D72EEE">
          <w:rPr>
            <w:rStyle w:val="ad"/>
            <w:rFonts w:hint="eastAsia"/>
            <w:lang w:eastAsia="zh-CN"/>
          </w:rPr>
          <w:t>回归问题的模型选择</w:t>
        </w:r>
      </w:hyperlink>
      <w:bookmarkEnd w:id="255"/>
    </w:p>
    <w:bookmarkStart w:id="256" w:name="_simplified_view_2"/>
    <w:p w14:paraId="245CA50D" w14:textId="77777777" w:rsidR="006B3872" w:rsidRDefault="00107830" w:rsidP="00E44260">
      <w:pPr>
        <w:pStyle w:val="3"/>
      </w:pPr>
      <w:r>
        <w:fldChar w:fldCharType="begin"/>
      </w:r>
      <w:r>
        <w:instrText xml:space="preserve"> HYPERLINK \l "_simplified_view_2" \h </w:instrText>
      </w:r>
      <w:r>
        <w:fldChar w:fldCharType="end"/>
      </w:r>
      <w:hyperlink w:anchor="_simplified_view_2">
        <w:r>
          <w:rPr>
            <w:rStyle w:val="ad"/>
          </w:rPr>
          <w:t xml:space="preserve">D.1. </w:t>
        </w:r>
        <w:r w:rsidR="00D72EEE">
          <w:rPr>
            <w:rStyle w:val="ad"/>
            <w:rFonts w:hint="eastAsia"/>
            <w:lang w:eastAsia="zh-CN"/>
          </w:rPr>
          <w:t>简化视图</w:t>
        </w:r>
      </w:hyperlink>
      <w:bookmarkEnd w:id="256"/>
    </w:p>
    <w:p w14:paraId="11349B2C" w14:textId="77777777" w:rsidR="006B3872" w:rsidRDefault="00107830" w:rsidP="00E44260">
      <w:pPr>
        <w:pStyle w:val="Compact"/>
      </w:pPr>
      <w:r>
        <w:rPr>
          <w:noProof/>
        </w:rPr>
        <w:drawing>
          <wp:inline distT="0" distB="0" distL="0" distR="0" wp14:anchorId="13A92752" wp14:editId="5B5636CD">
            <wp:extent cx="5334000" cy="2742937"/>
            <wp:effectExtent l="0" t="0" r="0" b="0"/>
            <wp:docPr id="30" name="Picture" descr="Model selection for Regression models"/>
            <wp:cNvGraphicFramePr/>
            <a:graphic xmlns:a="http://schemas.openxmlformats.org/drawingml/2006/main">
              <a:graphicData uri="http://schemas.openxmlformats.org/drawingml/2006/picture">
                <pic:pic xmlns:pic="http://schemas.openxmlformats.org/drawingml/2006/picture">
                  <pic:nvPicPr>
                    <pic:cNvPr id="0" name="Picture" descr="assets/screenshots/project-modeling-03-model-selection-regression.jpg"/>
                    <pic:cNvPicPr>
                      <a:picLocks noChangeAspect="1" noChangeArrowheads="1"/>
                    </pic:cNvPicPr>
                  </pic:nvPicPr>
                  <pic:blipFill>
                    <a:blip r:embed="rId37"/>
                    <a:stretch>
                      <a:fillRect/>
                    </a:stretch>
                  </pic:blipFill>
                  <pic:spPr bwMode="auto">
                    <a:xfrm>
                      <a:off x="0" y="0"/>
                      <a:ext cx="5334000" cy="2742937"/>
                    </a:xfrm>
                    <a:prstGeom prst="rect">
                      <a:avLst/>
                    </a:prstGeom>
                    <a:noFill/>
                    <a:ln w="9525">
                      <a:noFill/>
                      <a:headEnd/>
                      <a:tailEnd/>
                    </a:ln>
                  </pic:spPr>
                </pic:pic>
              </a:graphicData>
            </a:graphic>
          </wp:inline>
        </w:drawing>
      </w:r>
    </w:p>
    <w:p w14:paraId="2A31AA59" w14:textId="77777777" w:rsidR="00D72EEE" w:rsidRDefault="00D72EEE" w:rsidP="00D72EEE">
      <w:pPr>
        <w:pStyle w:val="a0"/>
        <w:rPr>
          <w:lang w:eastAsia="zh-CN"/>
        </w:rPr>
      </w:pPr>
      <w:r>
        <w:rPr>
          <w:rFonts w:hint="eastAsia"/>
          <w:lang w:eastAsia="zh-CN"/>
        </w:rPr>
        <w:t>在回归问题中的</w:t>
      </w:r>
      <w:r w:rsidRPr="00613EB7">
        <w:rPr>
          <w:rFonts w:hint="eastAsia"/>
          <w:b/>
          <w:lang w:eastAsia="zh-CN"/>
        </w:rPr>
        <w:t>模型选择</w:t>
      </w:r>
      <w:r>
        <w:rPr>
          <w:rFonts w:hint="eastAsia"/>
          <w:lang w:eastAsia="zh-CN"/>
        </w:rPr>
        <w:t>中，会显示以下内容：</w:t>
      </w:r>
    </w:p>
    <w:p w14:paraId="4E60D71F" w14:textId="77777777" w:rsidR="00D72EEE" w:rsidRDefault="00D72EEE" w:rsidP="00D72EEE">
      <w:pPr>
        <w:numPr>
          <w:ilvl w:val="0"/>
          <w:numId w:val="99"/>
        </w:numPr>
        <w:rPr>
          <w:lang w:eastAsia="zh-CN"/>
        </w:rPr>
      </w:pPr>
      <w:r w:rsidRPr="00A71701">
        <w:rPr>
          <w:rFonts w:hint="eastAsia"/>
          <w:b/>
          <w:lang w:eastAsia="zh-CN"/>
        </w:rPr>
        <w:t>所选模型</w:t>
      </w:r>
      <w:r w:rsidRPr="00D72EEE">
        <w:rPr>
          <w:rFonts w:hint="eastAsia"/>
          <w:lang w:eastAsia="zh-CN"/>
        </w:rPr>
        <w:t>：您当前选择的机器学习模型。这是从下面显示的经过训练的机器学习模型列表中选择的。</w:t>
      </w:r>
    </w:p>
    <w:p w14:paraId="7429A257" w14:textId="77777777" w:rsidR="00D72EEE" w:rsidRDefault="00D72EEE" w:rsidP="00D72EEE">
      <w:pPr>
        <w:numPr>
          <w:ilvl w:val="0"/>
          <w:numId w:val="99"/>
        </w:numPr>
        <w:rPr>
          <w:lang w:eastAsia="zh-CN"/>
        </w:rPr>
      </w:pPr>
      <w:r>
        <w:rPr>
          <w:rFonts w:hint="eastAsia"/>
          <w:b/>
          <w:lang w:eastAsia="zh-CN"/>
        </w:rPr>
        <w:t>归一化</w:t>
      </w:r>
      <w:r>
        <w:rPr>
          <w:rFonts w:hint="eastAsia"/>
          <w:b/>
          <w:lang w:eastAsia="zh-CN"/>
        </w:rPr>
        <w:t>R</w:t>
      </w:r>
      <w:r>
        <w:rPr>
          <w:b/>
          <w:lang w:eastAsia="zh-CN"/>
        </w:rPr>
        <w:t>MSE</w:t>
      </w:r>
      <w:r>
        <w:rPr>
          <w:rFonts w:hint="eastAsia"/>
          <w:b/>
          <w:lang w:eastAsia="zh-CN"/>
        </w:rPr>
        <w:t>（均方根误差）</w:t>
      </w:r>
      <w:r w:rsidRPr="00D72EEE">
        <w:rPr>
          <w:rFonts w:hint="eastAsia"/>
          <w:lang w:eastAsia="zh-CN"/>
        </w:rPr>
        <w:t>：可帮助您比较模型的性能。其值越小，模型预测的数据越好。</w:t>
      </w:r>
    </w:p>
    <w:p w14:paraId="7C45DAE3" w14:textId="77777777" w:rsidR="00D72EEE" w:rsidRDefault="00D72EEE" w:rsidP="00D72EEE">
      <w:pPr>
        <w:numPr>
          <w:ilvl w:val="0"/>
          <w:numId w:val="99"/>
        </w:numPr>
        <w:rPr>
          <w:lang w:eastAsia="zh-CN"/>
        </w:rPr>
      </w:pPr>
      <w:r>
        <w:rPr>
          <w:rFonts w:hint="eastAsia"/>
          <w:b/>
          <w:lang w:eastAsia="zh-CN"/>
        </w:rPr>
        <w:t>拟合质量（</w:t>
      </w:r>
      <w:r>
        <w:rPr>
          <w:rFonts w:hint="eastAsia"/>
          <w:b/>
          <w:lang w:eastAsia="zh-CN"/>
        </w:rPr>
        <w:t>R</w:t>
      </w:r>
      <w:r w:rsidRPr="00D72EEE">
        <w:rPr>
          <w:b/>
          <w:vertAlign w:val="superscript"/>
          <w:lang w:eastAsia="zh-CN"/>
        </w:rPr>
        <w:t>2</w:t>
      </w:r>
      <w:r>
        <w:rPr>
          <w:rFonts w:hint="eastAsia"/>
          <w:b/>
          <w:lang w:eastAsia="zh-CN"/>
        </w:rPr>
        <w:t>）</w:t>
      </w:r>
      <w:r w:rsidRPr="00D72EEE">
        <w:rPr>
          <w:rFonts w:hint="eastAsia"/>
          <w:lang w:eastAsia="zh-CN"/>
        </w:rPr>
        <w:t>:</w:t>
      </w:r>
      <w:r w:rsidRPr="00D72EEE">
        <w:rPr>
          <w:lang w:eastAsia="zh-CN"/>
        </w:rPr>
        <w:t>R</w:t>
      </w:r>
      <w:r w:rsidRPr="00D72EEE">
        <w:rPr>
          <w:vertAlign w:val="superscript"/>
          <w:lang w:eastAsia="zh-CN"/>
        </w:rPr>
        <w:t>2</w:t>
      </w:r>
      <w:r w:rsidRPr="00D72EEE">
        <w:rPr>
          <w:rFonts w:hint="eastAsia"/>
          <w:lang w:eastAsia="zh-CN"/>
        </w:rPr>
        <w:t>是一个表示回归线与给定数据拟合程度的度量指标。</w:t>
      </w:r>
      <w:r w:rsidRPr="00D72EEE">
        <w:rPr>
          <w:rFonts w:hint="eastAsia"/>
          <w:lang w:eastAsia="zh-CN"/>
        </w:rPr>
        <w:t>R</w:t>
      </w:r>
      <w:r w:rsidRPr="00D72EEE">
        <w:rPr>
          <w:vertAlign w:val="superscript"/>
          <w:lang w:eastAsia="zh-CN"/>
        </w:rPr>
        <w:t>2</w:t>
      </w:r>
      <w:r w:rsidRPr="00D72EEE">
        <w:rPr>
          <w:rFonts w:hint="eastAsia"/>
          <w:lang w:eastAsia="zh-CN"/>
        </w:rPr>
        <w:t>值越高，模型越接近数据。</w:t>
      </w:r>
    </w:p>
    <w:p w14:paraId="1EEB3D43" w14:textId="77777777" w:rsidR="006B3872" w:rsidRDefault="00D72EEE" w:rsidP="00E44260">
      <w:pPr>
        <w:numPr>
          <w:ilvl w:val="1"/>
          <w:numId w:val="107"/>
        </w:numPr>
        <w:rPr>
          <w:lang w:eastAsia="zh-CN"/>
        </w:rPr>
      </w:pPr>
      <w:r>
        <w:rPr>
          <w:rFonts w:hint="eastAsia"/>
          <w:b/>
          <w:lang w:eastAsia="zh-CN"/>
        </w:rPr>
        <w:t>变量影响</w:t>
      </w:r>
      <w:r w:rsidR="00107830">
        <w:rPr>
          <w:lang w:eastAsia="zh-CN"/>
        </w:rPr>
        <w:t xml:space="preserve">: </w:t>
      </w:r>
      <w:r>
        <w:rPr>
          <w:rFonts w:hint="eastAsia"/>
          <w:lang w:eastAsia="zh-CN"/>
        </w:rPr>
        <w:t>是模型中每个变量对预测目标变量的影响。</w:t>
      </w:r>
      <w:r w:rsidR="008D0F24">
        <w:rPr>
          <w:rFonts w:hint="eastAsia"/>
          <w:lang w:eastAsia="zh-CN"/>
        </w:rPr>
        <w:t>值越高，变量的变化对模型预测结果的影响越大。</w:t>
      </w:r>
    </w:p>
    <w:p w14:paraId="419A047D" w14:textId="77777777" w:rsidR="006B3872" w:rsidRDefault="008D0F24" w:rsidP="00E44260">
      <w:pPr>
        <w:numPr>
          <w:ilvl w:val="0"/>
          <w:numId w:val="106"/>
        </w:numPr>
        <w:rPr>
          <w:lang w:eastAsia="zh-CN"/>
        </w:rPr>
      </w:pPr>
      <w:r>
        <w:rPr>
          <w:rFonts w:hint="eastAsia"/>
          <w:b/>
          <w:lang w:eastAsia="zh-CN"/>
        </w:rPr>
        <w:t>预测</w:t>
      </w:r>
      <w:r>
        <w:rPr>
          <w:rFonts w:hint="eastAsia"/>
          <w:b/>
          <w:lang w:eastAsia="zh-CN"/>
        </w:rPr>
        <w:t>v</w:t>
      </w:r>
      <w:r>
        <w:rPr>
          <w:b/>
          <w:lang w:eastAsia="zh-CN"/>
        </w:rPr>
        <w:t>.s.</w:t>
      </w:r>
      <w:r>
        <w:rPr>
          <w:rFonts w:hint="eastAsia"/>
          <w:b/>
          <w:lang w:eastAsia="zh-CN"/>
        </w:rPr>
        <w:t>实际（排序）：</w:t>
      </w:r>
      <w:r w:rsidRPr="008D0F24">
        <w:rPr>
          <w:rFonts w:hint="eastAsia"/>
          <w:lang w:eastAsia="zh-CN"/>
        </w:rPr>
        <w:t>显示模型预测值与实际值的接近程度。您可单击图表下的“编辑”更改显示的数据点。</w:t>
      </w:r>
    </w:p>
    <w:p w14:paraId="4CAAFE62" w14:textId="77777777" w:rsidR="008D0F24" w:rsidRDefault="008D0F24" w:rsidP="008D0F24">
      <w:pPr>
        <w:numPr>
          <w:ilvl w:val="0"/>
          <w:numId w:val="99"/>
        </w:numPr>
        <w:rPr>
          <w:lang w:eastAsia="zh-CN"/>
        </w:rPr>
      </w:pPr>
      <w:r>
        <w:rPr>
          <w:rFonts w:hint="eastAsia"/>
          <w:b/>
          <w:lang w:eastAsia="zh-CN"/>
        </w:rPr>
        <w:t>训练模型列表</w:t>
      </w:r>
      <w:r>
        <w:rPr>
          <w:lang w:eastAsia="zh-CN"/>
        </w:rPr>
        <w:t>:</w:t>
      </w:r>
      <w:r w:rsidRPr="00E26598">
        <w:rPr>
          <w:rFonts w:hint="eastAsia"/>
          <w:lang w:eastAsia="zh-CN"/>
        </w:rPr>
        <w:t xml:space="preserve"> </w:t>
      </w:r>
      <w:r w:rsidRPr="00E26598">
        <w:rPr>
          <w:rFonts w:hint="eastAsia"/>
          <w:lang w:eastAsia="zh-CN"/>
        </w:rPr>
        <w:t>此</w:t>
      </w:r>
      <w:r>
        <w:rPr>
          <w:rFonts w:hint="eastAsia"/>
          <w:lang w:eastAsia="zh-CN"/>
        </w:rPr>
        <w:t>处</w:t>
      </w:r>
      <w:r w:rsidRPr="00E26598">
        <w:rPr>
          <w:rFonts w:hint="eastAsia"/>
          <w:lang w:eastAsia="zh-CN"/>
        </w:rPr>
        <w:t>还显示了使用训练数据构建的模型列表。列出的模型各有一个：</w:t>
      </w:r>
    </w:p>
    <w:p w14:paraId="56EDE0AC" w14:textId="77777777" w:rsidR="008D0F24" w:rsidRDefault="008D0F24" w:rsidP="008D0F24">
      <w:pPr>
        <w:numPr>
          <w:ilvl w:val="1"/>
          <w:numId w:val="101"/>
        </w:numPr>
        <w:rPr>
          <w:lang w:eastAsia="zh-CN"/>
        </w:rPr>
      </w:pPr>
      <w:r>
        <w:rPr>
          <w:rFonts w:hint="eastAsia"/>
          <w:b/>
          <w:lang w:eastAsia="zh-CN"/>
        </w:rPr>
        <w:t>模型名称</w:t>
      </w:r>
      <w:r>
        <w:rPr>
          <w:lang w:eastAsia="zh-CN"/>
        </w:rPr>
        <w:t>:</w:t>
      </w:r>
      <w:r>
        <w:rPr>
          <w:rFonts w:hint="eastAsia"/>
          <w:lang w:eastAsia="zh-CN"/>
        </w:rPr>
        <w:t>此模型的名字。通常为</w:t>
      </w:r>
      <w:r>
        <w:rPr>
          <w:lang w:eastAsia="zh-CN"/>
        </w:rPr>
        <w:t xml:space="preserve"> "&lt;algorithm_name&gt;.&lt;model_setting_name&gt;"</w:t>
      </w:r>
      <w:r>
        <w:rPr>
          <w:rFonts w:hint="eastAsia"/>
          <w:lang w:eastAsia="zh-CN"/>
        </w:rPr>
        <w:t>。若您选择</w:t>
      </w:r>
      <w:r w:rsidRPr="00E26598">
        <w:rPr>
          <w:rFonts w:hint="eastAsia"/>
          <w:color w:val="4F81BD" w:themeColor="accent1"/>
          <w:lang w:eastAsia="zh-CN"/>
        </w:rPr>
        <w:t>自动建模</w:t>
      </w:r>
      <w:r>
        <w:rPr>
          <w:rFonts w:hint="eastAsia"/>
          <w:lang w:eastAsia="zh-CN"/>
        </w:rPr>
        <w:t>时，</w:t>
      </w:r>
      <w:r>
        <w:rPr>
          <w:lang w:eastAsia="zh-CN"/>
        </w:rPr>
        <w:t xml:space="preserve"> &lt;model_setting_name&gt;</w:t>
      </w:r>
      <w:r>
        <w:rPr>
          <w:rFonts w:hint="eastAsia"/>
          <w:lang w:eastAsia="zh-CN"/>
        </w:rPr>
        <w:t>会自动为您创建。若您选择了</w:t>
      </w:r>
      <w:r w:rsidRPr="00E26598">
        <w:rPr>
          <w:rFonts w:hint="eastAsia"/>
          <w:color w:val="4F81BD" w:themeColor="accent1"/>
          <w:lang w:eastAsia="zh-CN"/>
        </w:rPr>
        <w:t>高级建模</w:t>
      </w:r>
      <w:r>
        <w:rPr>
          <w:rFonts w:hint="eastAsia"/>
          <w:lang w:eastAsia="zh-CN"/>
        </w:rPr>
        <w:t>，您可自行设定名称。</w:t>
      </w:r>
    </w:p>
    <w:p w14:paraId="7ED115F9" w14:textId="77777777" w:rsidR="008D0F24" w:rsidRDefault="008D0F24" w:rsidP="008D0F24">
      <w:pPr>
        <w:numPr>
          <w:ilvl w:val="1"/>
          <w:numId w:val="101"/>
        </w:numPr>
        <w:rPr>
          <w:lang w:eastAsia="zh-CN"/>
        </w:rPr>
      </w:pPr>
      <w:r>
        <w:rPr>
          <w:rFonts w:hint="eastAsia"/>
          <w:b/>
          <w:lang w:eastAsia="zh-CN"/>
        </w:rPr>
        <w:lastRenderedPageBreak/>
        <w:t>误差（归一化</w:t>
      </w:r>
      <w:r>
        <w:rPr>
          <w:rFonts w:hint="eastAsia"/>
          <w:b/>
          <w:lang w:eastAsia="zh-CN"/>
        </w:rPr>
        <w:t>R</w:t>
      </w:r>
      <w:r>
        <w:rPr>
          <w:b/>
          <w:lang w:eastAsia="zh-CN"/>
        </w:rPr>
        <w:t>MSE</w:t>
      </w:r>
      <w:r>
        <w:rPr>
          <w:rFonts w:hint="eastAsia"/>
          <w:b/>
          <w:lang w:eastAsia="zh-CN"/>
        </w:rPr>
        <w:t>）</w:t>
      </w:r>
      <w:r w:rsidRPr="008D0F24">
        <w:rPr>
          <w:rFonts w:hint="eastAsia"/>
          <w:lang w:eastAsia="zh-CN"/>
        </w:rPr>
        <w:t>:</w:t>
      </w:r>
      <w:r w:rsidRPr="008D0F24">
        <w:rPr>
          <w:lang w:eastAsia="zh-CN"/>
        </w:rPr>
        <w:t>RMSE</w:t>
      </w:r>
      <w:r w:rsidRPr="008D0F24">
        <w:rPr>
          <w:rFonts w:hint="eastAsia"/>
          <w:lang w:eastAsia="zh-CN"/>
        </w:rPr>
        <w:t>（均方根误差）是模型标准误差的平方根，显示了模型预测值与实际目标变量值的接近程度。</w:t>
      </w:r>
      <w:r>
        <w:rPr>
          <w:lang w:eastAsia="zh-CN"/>
        </w:rPr>
        <w:t xml:space="preserve"> </w:t>
      </w:r>
    </w:p>
    <w:p w14:paraId="3644FC73" w14:textId="77777777" w:rsidR="008D0F24" w:rsidRDefault="008D0F24" w:rsidP="008D0F24">
      <w:pPr>
        <w:numPr>
          <w:ilvl w:val="1"/>
          <w:numId w:val="101"/>
        </w:numPr>
        <w:rPr>
          <w:lang w:eastAsia="zh-CN"/>
        </w:rPr>
      </w:pPr>
      <w:r>
        <w:rPr>
          <w:rFonts w:hint="eastAsia"/>
          <w:b/>
          <w:lang w:eastAsia="zh-CN"/>
        </w:rPr>
        <w:t>执行速度</w:t>
      </w:r>
      <w:r>
        <w:rPr>
          <w:lang w:eastAsia="zh-CN"/>
        </w:rPr>
        <w:t xml:space="preserve">: </w:t>
      </w:r>
      <w:r>
        <w:rPr>
          <w:rFonts w:hint="eastAsia"/>
          <w:lang w:eastAsia="zh-CN"/>
        </w:rPr>
        <w:t>每处理</w:t>
      </w:r>
      <w:r>
        <w:rPr>
          <w:rFonts w:hint="eastAsia"/>
          <w:lang w:eastAsia="zh-CN"/>
        </w:rPr>
        <w:t>1</w:t>
      </w:r>
      <w:r>
        <w:rPr>
          <w:lang w:eastAsia="zh-CN"/>
        </w:rPr>
        <w:t>000</w:t>
      </w:r>
      <w:r>
        <w:rPr>
          <w:rFonts w:hint="eastAsia"/>
          <w:lang w:eastAsia="zh-CN"/>
        </w:rPr>
        <w:t>行数据，模型需要花费的时间。</w:t>
      </w:r>
    </w:p>
    <w:p w14:paraId="0F959F86" w14:textId="77777777" w:rsidR="008D0F24" w:rsidRDefault="008D0F24" w:rsidP="008D0F24">
      <w:pPr>
        <w:numPr>
          <w:ilvl w:val="1"/>
          <w:numId w:val="101"/>
        </w:numPr>
        <w:rPr>
          <w:lang w:eastAsia="zh-CN"/>
        </w:rPr>
      </w:pPr>
      <w:r>
        <w:rPr>
          <w:rFonts w:hint="eastAsia"/>
          <w:b/>
          <w:lang w:eastAsia="zh-CN"/>
        </w:rPr>
        <w:t>变量影响</w:t>
      </w:r>
      <w:r w:rsidRPr="00944C9C">
        <w:rPr>
          <w:rFonts w:hint="eastAsia"/>
          <w:lang w:eastAsia="zh-CN"/>
        </w:rPr>
        <w:t>：单击</w:t>
      </w:r>
      <w:r w:rsidRPr="00944C9C">
        <w:rPr>
          <w:rFonts w:hint="eastAsia"/>
          <w:b/>
          <w:lang w:eastAsia="zh-CN"/>
        </w:rPr>
        <w:t>查</w:t>
      </w:r>
      <w:r>
        <w:rPr>
          <w:rFonts w:hint="eastAsia"/>
          <w:b/>
          <w:lang w:eastAsia="zh-CN"/>
        </w:rPr>
        <w:t>看</w:t>
      </w:r>
      <w:r>
        <w:rPr>
          <w:rFonts w:hint="eastAsia"/>
          <w:lang w:eastAsia="zh-CN"/>
        </w:rPr>
        <w:t>，可</w:t>
      </w:r>
      <w:r w:rsidRPr="00944C9C">
        <w:rPr>
          <w:rFonts w:hint="eastAsia"/>
          <w:lang w:eastAsia="zh-CN"/>
        </w:rPr>
        <w:t>查看每个模型变量对目标变量的影响。</w:t>
      </w:r>
      <w:r w:rsidRPr="00944C9C">
        <w:rPr>
          <w:rFonts w:hint="eastAsia"/>
          <w:lang w:eastAsia="zh-CN"/>
        </w:rPr>
        <w:t xml:space="preserve"> </w:t>
      </w:r>
      <w:r w:rsidRPr="00944C9C">
        <w:rPr>
          <w:rFonts w:hint="eastAsia"/>
          <w:lang w:eastAsia="zh-CN"/>
        </w:rPr>
        <w:t>该值越高，</w:t>
      </w:r>
      <w:r>
        <w:rPr>
          <w:rFonts w:hint="eastAsia"/>
          <w:lang w:eastAsia="zh-CN"/>
        </w:rPr>
        <w:t>说明</w:t>
      </w:r>
      <w:r w:rsidRPr="00944C9C">
        <w:rPr>
          <w:rFonts w:hint="eastAsia"/>
          <w:lang w:eastAsia="zh-CN"/>
        </w:rPr>
        <w:t>该变量的变化对模型预测的结果的影响越大。</w:t>
      </w:r>
    </w:p>
    <w:p w14:paraId="7A157FB0" w14:textId="77777777" w:rsidR="008D0F24" w:rsidRDefault="008D0F24" w:rsidP="008D0F24">
      <w:pPr>
        <w:numPr>
          <w:ilvl w:val="1"/>
          <w:numId w:val="101"/>
        </w:numPr>
        <w:rPr>
          <w:lang w:eastAsia="zh-CN"/>
        </w:rPr>
      </w:pPr>
      <w:r>
        <w:rPr>
          <w:rFonts w:hint="eastAsia"/>
          <w:b/>
          <w:lang w:eastAsia="zh-CN"/>
        </w:rPr>
        <w:t>模型流程</w:t>
      </w:r>
      <w:r>
        <w:rPr>
          <w:lang w:eastAsia="zh-CN"/>
        </w:rPr>
        <w:t xml:space="preserve">: </w:t>
      </w:r>
      <w:r>
        <w:rPr>
          <w:rFonts w:hint="eastAsia"/>
          <w:lang w:eastAsia="zh-CN"/>
        </w:rPr>
        <w:t>单击</w:t>
      </w:r>
      <w:r w:rsidRPr="008D0F24">
        <w:rPr>
          <w:rFonts w:hint="eastAsia"/>
          <w:b/>
          <w:lang w:eastAsia="zh-CN"/>
        </w:rPr>
        <w:t>查看</w:t>
      </w:r>
      <w:r>
        <w:rPr>
          <w:rFonts w:hint="eastAsia"/>
          <w:lang w:eastAsia="zh-CN"/>
        </w:rPr>
        <w:t>，可看到此模型构建的每一步流程和详细处理方法。</w:t>
      </w:r>
    </w:p>
    <w:bookmarkStart w:id="257" w:name="_advanced_view_2"/>
    <w:p w14:paraId="25D082FE" w14:textId="77777777" w:rsidR="006B3872" w:rsidRDefault="00107830" w:rsidP="00E44260">
      <w:pPr>
        <w:pStyle w:val="3"/>
      </w:pPr>
      <w:r>
        <w:fldChar w:fldCharType="begin"/>
      </w:r>
      <w:r>
        <w:instrText xml:space="preserve"> HYPERLINK \l "_advanced_view_2" \h </w:instrText>
      </w:r>
      <w:r>
        <w:fldChar w:fldCharType="end"/>
      </w:r>
      <w:hyperlink w:anchor="_advanced_view_2">
        <w:r>
          <w:rPr>
            <w:rStyle w:val="ad"/>
          </w:rPr>
          <w:t xml:space="preserve">D.2. </w:t>
        </w:r>
        <w:r w:rsidR="00776C0D">
          <w:rPr>
            <w:rStyle w:val="ad"/>
            <w:rFonts w:hint="eastAsia"/>
            <w:lang w:eastAsia="zh-CN"/>
          </w:rPr>
          <w:t>高级视图</w:t>
        </w:r>
      </w:hyperlink>
      <w:bookmarkEnd w:id="257"/>
    </w:p>
    <w:p w14:paraId="4B3E0E15" w14:textId="77777777" w:rsidR="006B3872" w:rsidRDefault="00107830" w:rsidP="00E44260">
      <w:pPr>
        <w:pStyle w:val="Compact"/>
      </w:pPr>
      <w:r>
        <w:rPr>
          <w:noProof/>
        </w:rPr>
        <w:drawing>
          <wp:inline distT="0" distB="0" distL="0" distR="0" wp14:anchorId="1581314A" wp14:editId="184C9D0E">
            <wp:extent cx="5334000" cy="887293"/>
            <wp:effectExtent l="0" t="0" r="0" b="0"/>
            <wp:docPr id="31" name="Picture" descr="Binary Classification Model advanced view"/>
            <wp:cNvGraphicFramePr/>
            <a:graphic xmlns:a="http://schemas.openxmlformats.org/drawingml/2006/main">
              <a:graphicData uri="http://schemas.openxmlformats.org/drawingml/2006/picture">
                <pic:pic xmlns:pic="http://schemas.openxmlformats.org/drawingml/2006/picture">
                  <pic:nvPicPr>
                    <pic:cNvPr id="0" name="Picture" descr="assets/screenshots/project-modeling-03-model-selection-regression-advanced.jpg"/>
                    <pic:cNvPicPr>
                      <a:picLocks noChangeAspect="1" noChangeArrowheads="1"/>
                    </pic:cNvPicPr>
                  </pic:nvPicPr>
                  <pic:blipFill>
                    <a:blip r:embed="rId38"/>
                    <a:stretch>
                      <a:fillRect/>
                    </a:stretch>
                  </pic:blipFill>
                  <pic:spPr bwMode="auto">
                    <a:xfrm>
                      <a:off x="0" y="0"/>
                      <a:ext cx="5334000" cy="887293"/>
                    </a:xfrm>
                    <a:prstGeom prst="rect">
                      <a:avLst/>
                    </a:prstGeom>
                    <a:noFill/>
                    <a:ln w="9525">
                      <a:noFill/>
                      <a:headEnd/>
                      <a:tailEnd/>
                    </a:ln>
                  </pic:spPr>
                </pic:pic>
              </a:graphicData>
            </a:graphic>
          </wp:inline>
        </w:drawing>
      </w:r>
    </w:p>
    <w:p w14:paraId="26AF243B" w14:textId="77777777" w:rsidR="00452C7E" w:rsidRDefault="00452C7E" w:rsidP="00452C7E">
      <w:pPr>
        <w:pStyle w:val="a0"/>
        <w:rPr>
          <w:lang w:eastAsia="zh-CN"/>
        </w:rPr>
      </w:pPr>
      <w:r w:rsidRPr="00180956">
        <w:rPr>
          <w:rFonts w:hint="eastAsia"/>
          <w:lang w:eastAsia="zh-CN"/>
        </w:rPr>
        <w:t>用户可以使用</w:t>
      </w:r>
      <w:r w:rsidRPr="00180956">
        <w:rPr>
          <w:rFonts w:hint="eastAsia"/>
          <w:b/>
          <w:lang w:eastAsia="zh-CN"/>
        </w:rPr>
        <w:t>高级视图</w:t>
      </w:r>
      <w:r w:rsidRPr="00180956">
        <w:rPr>
          <w:rFonts w:hint="eastAsia"/>
          <w:lang w:eastAsia="zh-CN"/>
        </w:rPr>
        <w:t>查看有关可用于部署的模型的更多详细信息。</w:t>
      </w:r>
    </w:p>
    <w:bookmarkStart w:id="258" w:name="_top_section_2"/>
    <w:p w14:paraId="280DB4CA" w14:textId="77777777" w:rsidR="006B3872" w:rsidRDefault="00107830" w:rsidP="00E44260">
      <w:pPr>
        <w:pStyle w:val="4"/>
        <w:rPr>
          <w:lang w:eastAsia="zh-CN"/>
        </w:rPr>
      </w:pPr>
      <w:r>
        <w:fldChar w:fldCharType="begin"/>
      </w:r>
      <w:r>
        <w:rPr>
          <w:lang w:eastAsia="zh-CN"/>
        </w:rPr>
        <w:instrText xml:space="preserve"> HYPERLINK \l "_top_section_2" \h </w:instrText>
      </w:r>
      <w:r>
        <w:fldChar w:fldCharType="end"/>
      </w:r>
      <w:hyperlink w:anchor="_top_section_2">
        <w:r>
          <w:rPr>
            <w:rStyle w:val="ad"/>
            <w:lang w:eastAsia="zh-CN"/>
          </w:rPr>
          <w:t xml:space="preserve">D.2.1. </w:t>
        </w:r>
        <w:r w:rsidR="00452C7E" w:rsidRPr="00452C7E">
          <w:rPr>
            <w:rStyle w:val="ad"/>
            <w:rFonts w:hint="eastAsia"/>
            <w:lang w:eastAsia="zh-CN"/>
          </w:rPr>
          <w:t>顶部</w:t>
        </w:r>
      </w:hyperlink>
      <w:bookmarkEnd w:id="258"/>
    </w:p>
    <w:p w14:paraId="30DD7C8E" w14:textId="77777777" w:rsidR="00452C7E" w:rsidRDefault="00452C7E" w:rsidP="00452C7E">
      <w:pPr>
        <w:pStyle w:val="FirstParagraph"/>
        <w:rPr>
          <w:lang w:eastAsia="zh-CN"/>
        </w:rPr>
      </w:pPr>
      <w:r>
        <w:rPr>
          <w:rFonts w:hint="eastAsia"/>
          <w:lang w:eastAsia="zh-CN"/>
        </w:rPr>
        <w:t>顶部显示以下内容：</w:t>
      </w:r>
    </w:p>
    <w:p w14:paraId="3C001EE4" w14:textId="77777777" w:rsidR="006B3872" w:rsidRDefault="00452C7E" w:rsidP="00E44260">
      <w:pPr>
        <w:numPr>
          <w:ilvl w:val="0"/>
          <w:numId w:val="109"/>
        </w:numPr>
        <w:rPr>
          <w:lang w:eastAsia="zh-CN"/>
        </w:rPr>
      </w:pPr>
      <w:r>
        <w:rPr>
          <w:rFonts w:hint="eastAsia"/>
          <w:b/>
          <w:lang w:eastAsia="zh-CN"/>
        </w:rPr>
        <w:t>模型名字：</w:t>
      </w:r>
      <w:r w:rsidRPr="00452C7E">
        <w:rPr>
          <w:rFonts w:hint="eastAsia"/>
          <w:lang w:eastAsia="zh-CN"/>
        </w:rPr>
        <w:t>您可根据算法和模型设置筛选，快速找到模型。</w:t>
      </w:r>
    </w:p>
    <w:bookmarkStart w:id="259" w:name="_table_of_models_2"/>
    <w:p w14:paraId="6BADD95B" w14:textId="77777777" w:rsidR="006B3872" w:rsidRDefault="00107830" w:rsidP="00E44260">
      <w:pPr>
        <w:pStyle w:val="4"/>
        <w:rPr>
          <w:lang w:eastAsia="zh-CN"/>
        </w:rPr>
      </w:pPr>
      <w:r>
        <w:fldChar w:fldCharType="begin"/>
      </w:r>
      <w:r>
        <w:rPr>
          <w:lang w:eastAsia="zh-CN"/>
        </w:rPr>
        <w:instrText xml:space="preserve"> HYPERLINK \l "_table_of_models_2" \h </w:instrText>
      </w:r>
      <w:r>
        <w:fldChar w:fldCharType="end"/>
      </w:r>
      <w:hyperlink w:anchor="_table_of_models_2">
        <w:r>
          <w:rPr>
            <w:rStyle w:val="ad"/>
            <w:lang w:eastAsia="zh-CN"/>
          </w:rPr>
          <w:t xml:space="preserve">D.2.2. </w:t>
        </w:r>
        <w:r w:rsidR="00452C7E">
          <w:rPr>
            <w:rStyle w:val="ad"/>
            <w:rFonts w:hint="eastAsia"/>
            <w:lang w:eastAsia="zh-CN"/>
          </w:rPr>
          <w:t>模型表</w:t>
        </w:r>
      </w:hyperlink>
      <w:bookmarkEnd w:id="259"/>
    </w:p>
    <w:p w14:paraId="077871AC" w14:textId="77777777" w:rsidR="00452C7E" w:rsidRDefault="00452C7E" w:rsidP="00452C7E">
      <w:pPr>
        <w:pStyle w:val="FirstParagraph"/>
        <w:rPr>
          <w:lang w:eastAsia="zh-CN"/>
        </w:rPr>
      </w:pPr>
      <w:r w:rsidRPr="00556BB0">
        <w:rPr>
          <w:rFonts w:hint="eastAsia"/>
          <w:lang w:eastAsia="zh-CN"/>
        </w:rPr>
        <w:t>下表显示了使用数据集训练的所有模型。每个列出的模型都有：</w:t>
      </w:r>
    </w:p>
    <w:p w14:paraId="32AD7F78" w14:textId="77777777" w:rsidR="00452C7E" w:rsidRDefault="00452C7E" w:rsidP="00452C7E">
      <w:pPr>
        <w:numPr>
          <w:ilvl w:val="0"/>
          <w:numId w:val="104"/>
        </w:numPr>
      </w:pPr>
      <w:r>
        <w:rPr>
          <w:rFonts w:hint="eastAsia"/>
          <w:b/>
          <w:lang w:eastAsia="zh-CN"/>
        </w:rPr>
        <w:t>模型名字：</w:t>
      </w:r>
      <w:r>
        <w:rPr>
          <w:rFonts w:hint="eastAsia"/>
          <w:lang w:eastAsia="zh-CN"/>
        </w:rPr>
        <w:t>此模型的名字。通常为</w:t>
      </w:r>
      <w:r>
        <w:rPr>
          <w:lang w:eastAsia="zh-CN"/>
        </w:rPr>
        <w:t xml:space="preserve"> "&lt;algorithm_name&gt;.&lt;model_setting_name&gt;"</w:t>
      </w:r>
      <w:r>
        <w:rPr>
          <w:rFonts w:hint="eastAsia"/>
          <w:lang w:eastAsia="zh-CN"/>
        </w:rPr>
        <w:t>。若您选择</w:t>
      </w:r>
      <w:r w:rsidRPr="00E26598">
        <w:rPr>
          <w:rFonts w:hint="eastAsia"/>
          <w:color w:val="4F81BD" w:themeColor="accent1"/>
          <w:lang w:eastAsia="zh-CN"/>
        </w:rPr>
        <w:t>自动建模</w:t>
      </w:r>
      <w:r>
        <w:rPr>
          <w:rFonts w:hint="eastAsia"/>
          <w:lang w:eastAsia="zh-CN"/>
        </w:rPr>
        <w:t>时，</w:t>
      </w:r>
      <w:r>
        <w:rPr>
          <w:lang w:eastAsia="zh-CN"/>
        </w:rPr>
        <w:t xml:space="preserve"> &lt;model_setting_name&gt;</w:t>
      </w:r>
      <w:r>
        <w:rPr>
          <w:rFonts w:hint="eastAsia"/>
          <w:lang w:eastAsia="zh-CN"/>
        </w:rPr>
        <w:t>会自动为您创建。若您选择了</w:t>
      </w:r>
      <w:r w:rsidRPr="00E26598">
        <w:rPr>
          <w:rFonts w:hint="eastAsia"/>
          <w:color w:val="4F81BD" w:themeColor="accent1"/>
          <w:lang w:eastAsia="zh-CN"/>
        </w:rPr>
        <w:t>高级建模</w:t>
      </w:r>
      <w:r>
        <w:rPr>
          <w:rFonts w:hint="eastAsia"/>
          <w:lang w:eastAsia="zh-CN"/>
        </w:rPr>
        <w:t>，您可自行设定名称。</w:t>
      </w:r>
    </w:p>
    <w:p w14:paraId="44FFE9F9" w14:textId="77777777" w:rsidR="006B3872" w:rsidRDefault="00107830" w:rsidP="00E44260">
      <w:pPr>
        <w:numPr>
          <w:ilvl w:val="0"/>
          <w:numId w:val="110"/>
        </w:numPr>
        <w:rPr>
          <w:lang w:eastAsia="zh-CN"/>
        </w:rPr>
      </w:pPr>
      <w:r>
        <w:rPr>
          <w:b/>
          <w:lang w:eastAsia="zh-CN"/>
        </w:rPr>
        <w:t xml:space="preserve">RMSE </w:t>
      </w:r>
      <w:r w:rsidR="00452C7E">
        <w:rPr>
          <w:rFonts w:hint="eastAsia"/>
          <w:b/>
          <w:lang w:eastAsia="zh-CN"/>
        </w:rPr>
        <w:t>（均方根误差）</w:t>
      </w:r>
      <w:r w:rsidR="00452C7E" w:rsidRPr="00452C7E">
        <w:rPr>
          <w:rFonts w:hint="eastAsia"/>
          <w:lang w:eastAsia="zh-CN"/>
        </w:rPr>
        <w:t>：</w:t>
      </w:r>
      <w:r w:rsidR="00452C7E" w:rsidRPr="00452C7E">
        <w:rPr>
          <w:rFonts w:hint="eastAsia"/>
          <w:lang w:eastAsia="zh-CN"/>
        </w:rPr>
        <w:t>R</w:t>
      </w:r>
      <w:r w:rsidR="00452C7E" w:rsidRPr="00452C7E">
        <w:rPr>
          <w:lang w:eastAsia="zh-CN"/>
        </w:rPr>
        <w:t>MSE</w:t>
      </w:r>
      <w:r w:rsidR="00452C7E" w:rsidRPr="00452C7E">
        <w:rPr>
          <w:rFonts w:hint="eastAsia"/>
          <w:lang w:eastAsia="zh-CN"/>
        </w:rPr>
        <w:t>是</w:t>
      </w:r>
      <w:r w:rsidR="00452C7E" w:rsidRPr="00452C7E">
        <w:rPr>
          <w:rFonts w:hint="eastAsia"/>
          <w:lang w:eastAsia="zh-CN"/>
        </w:rPr>
        <w:t>M</w:t>
      </w:r>
      <w:r w:rsidR="00452C7E" w:rsidRPr="00452C7E">
        <w:rPr>
          <w:lang w:eastAsia="zh-CN"/>
        </w:rPr>
        <w:t>SE</w:t>
      </w:r>
      <w:r w:rsidR="00452C7E" w:rsidRPr="00452C7E">
        <w:rPr>
          <w:rFonts w:hint="eastAsia"/>
          <w:lang w:eastAsia="zh-CN"/>
        </w:rPr>
        <w:t>的平方根，通常用于比较不同模型之间的预测误差。</w:t>
      </w:r>
    </w:p>
    <w:p w14:paraId="28BFC4F5" w14:textId="77777777" w:rsidR="006B3872" w:rsidRDefault="00107830" w:rsidP="00E44260">
      <w:pPr>
        <w:numPr>
          <w:ilvl w:val="0"/>
          <w:numId w:val="110"/>
        </w:numPr>
        <w:rPr>
          <w:lang w:eastAsia="zh-CN"/>
        </w:rPr>
      </w:pPr>
      <w:r>
        <w:rPr>
          <w:b/>
          <w:lang w:eastAsia="zh-CN"/>
        </w:rPr>
        <w:t xml:space="preserve">RMLSE </w:t>
      </w:r>
      <w:r w:rsidR="00452C7E">
        <w:rPr>
          <w:rFonts w:hint="eastAsia"/>
          <w:b/>
          <w:lang w:eastAsia="zh-CN"/>
        </w:rPr>
        <w:t>（均方根对数平方误差）</w:t>
      </w:r>
      <w:r>
        <w:rPr>
          <w:lang w:eastAsia="zh-CN"/>
        </w:rPr>
        <w:t xml:space="preserve">: </w:t>
      </w:r>
      <w:r w:rsidR="00452C7E">
        <w:rPr>
          <w:lang w:eastAsia="zh-CN"/>
        </w:rPr>
        <w:t>RMLSE</w:t>
      </w:r>
      <w:r w:rsidR="00452C7E">
        <w:rPr>
          <w:rFonts w:hint="eastAsia"/>
          <w:lang w:eastAsia="zh-CN"/>
        </w:rPr>
        <w:t>是</w:t>
      </w:r>
      <w:r w:rsidR="00452C7E">
        <w:rPr>
          <w:rFonts w:hint="eastAsia"/>
          <w:lang w:eastAsia="zh-CN"/>
        </w:rPr>
        <w:t>M</w:t>
      </w:r>
      <w:r w:rsidR="00452C7E">
        <w:rPr>
          <w:lang w:eastAsia="zh-CN"/>
        </w:rPr>
        <w:t>SE</w:t>
      </w:r>
      <w:r w:rsidR="00452C7E">
        <w:rPr>
          <w:rFonts w:hint="eastAsia"/>
          <w:lang w:eastAsia="zh-CN"/>
        </w:rPr>
        <w:t>对数值的平方根。</w:t>
      </w:r>
    </w:p>
    <w:p w14:paraId="5FF3BA20" w14:textId="77777777" w:rsidR="006B3872" w:rsidRDefault="00107830" w:rsidP="00E44260">
      <w:pPr>
        <w:numPr>
          <w:ilvl w:val="0"/>
          <w:numId w:val="110"/>
        </w:numPr>
        <w:rPr>
          <w:lang w:eastAsia="zh-CN"/>
        </w:rPr>
      </w:pPr>
      <w:r>
        <w:rPr>
          <w:b/>
          <w:lang w:eastAsia="zh-CN"/>
        </w:rPr>
        <w:t xml:space="preserve">MSE </w:t>
      </w:r>
      <w:r w:rsidR="00452C7E">
        <w:rPr>
          <w:rFonts w:hint="eastAsia"/>
          <w:b/>
          <w:lang w:eastAsia="zh-CN"/>
        </w:rPr>
        <w:t>（均方误差）</w:t>
      </w:r>
      <w:r w:rsidR="00452C7E" w:rsidRPr="002148FB">
        <w:rPr>
          <w:rFonts w:hint="eastAsia"/>
          <w:lang w:eastAsia="zh-CN"/>
        </w:rPr>
        <w:t>：</w:t>
      </w:r>
      <w:r w:rsidR="00452C7E" w:rsidRPr="002148FB">
        <w:rPr>
          <w:rFonts w:hint="eastAsia"/>
          <w:lang w:eastAsia="zh-CN"/>
        </w:rPr>
        <w:t>M</w:t>
      </w:r>
      <w:r w:rsidR="00452C7E" w:rsidRPr="002148FB">
        <w:rPr>
          <w:lang w:eastAsia="zh-CN"/>
        </w:rPr>
        <w:t>SE</w:t>
      </w:r>
      <w:r w:rsidR="00452C7E" w:rsidRPr="002148FB">
        <w:rPr>
          <w:rFonts w:hint="eastAsia"/>
          <w:lang w:eastAsia="zh-CN"/>
        </w:rPr>
        <w:t>是模型预测值与实际值</w:t>
      </w:r>
      <w:r w:rsidR="002148FB" w:rsidRPr="002148FB">
        <w:rPr>
          <w:rFonts w:hint="eastAsia"/>
          <w:lang w:eastAsia="zh-CN"/>
        </w:rPr>
        <w:t>之间误差平方的平均值。</w:t>
      </w:r>
    </w:p>
    <w:p w14:paraId="243856A3" w14:textId="77777777" w:rsidR="006B3872" w:rsidRDefault="00107830" w:rsidP="00E44260">
      <w:pPr>
        <w:numPr>
          <w:ilvl w:val="0"/>
          <w:numId w:val="110"/>
        </w:numPr>
        <w:rPr>
          <w:lang w:eastAsia="zh-CN"/>
        </w:rPr>
      </w:pPr>
      <w:r>
        <w:rPr>
          <w:b/>
          <w:lang w:eastAsia="zh-CN"/>
        </w:rPr>
        <w:t xml:space="preserve">MAE </w:t>
      </w:r>
      <w:r w:rsidR="002148FB">
        <w:rPr>
          <w:rFonts w:hint="eastAsia"/>
          <w:b/>
          <w:lang w:eastAsia="zh-CN"/>
        </w:rPr>
        <w:t>（平均绝对误差）</w:t>
      </w:r>
      <w:r w:rsidR="002148FB" w:rsidRPr="002148FB">
        <w:rPr>
          <w:rFonts w:hint="eastAsia"/>
          <w:lang w:eastAsia="zh-CN"/>
        </w:rPr>
        <w:t>：模型预测值与实际值之差的绝对值的平均数。</w:t>
      </w:r>
    </w:p>
    <w:p w14:paraId="20606C1B" w14:textId="77777777" w:rsidR="006B3872" w:rsidRDefault="00107830" w:rsidP="00E44260">
      <w:pPr>
        <w:numPr>
          <w:ilvl w:val="0"/>
          <w:numId w:val="110"/>
        </w:numPr>
      </w:pPr>
      <w:r>
        <w:rPr>
          <w:b/>
          <w:lang w:eastAsia="zh-CN"/>
        </w:rPr>
        <w:t>R²</w:t>
      </w:r>
      <w:r>
        <w:rPr>
          <w:lang w:eastAsia="zh-CN"/>
        </w:rPr>
        <w:t xml:space="preserve">: </w:t>
      </w:r>
      <w:r w:rsidR="002148FB" w:rsidRPr="00D72EEE">
        <w:rPr>
          <w:lang w:eastAsia="zh-CN"/>
        </w:rPr>
        <w:t>R</w:t>
      </w:r>
      <w:r w:rsidR="002148FB" w:rsidRPr="00D72EEE">
        <w:rPr>
          <w:vertAlign w:val="superscript"/>
          <w:lang w:eastAsia="zh-CN"/>
        </w:rPr>
        <w:t>2</w:t>
      </w:r>
      <w:r w:rsidR="002148FB" w:rsidRPr="00D72EEE">
        <w:rPr>
          <w:rFonts w:hint="eastAsia"/>
          <w:lang w:eastAsia="zh-CN"/>
        </w:rPr>
        <w:t>是一个表示回归线与给定数据拟合程度的度量指标。</w:t>
      </w:r>
      <w:r w:rsidR="002148FB" w:rsidRPr="00D72EEE">
        <w:rPr>
          <w:rFonts w:hint="eastAsia"/>
          <w:lang w:eastAsia="zh-CN"/>
        </w:rPr>
        <w:t>R</w:t>
      </w:r>
      <w:r w:rsidR="002148FB" w:rsidRPr="00D72EEE">
        <w:rPr>
          <w:vertAlign w:val="superscript"/>
          <w:lang w:eastAsia="zh-CN"/>
        </w:rPr>
        <w:t>2</w:t>
      </w:r>
      <w:r w:rsidR="002148FB" w:rsidRPr="00D72EEE">
        <w:rPr>
          <w:rFonts w:hint="eastAsia"/>
          <w:lang w:eastAsia="zh-CN"/>
        </w:rPr>
        <w:t>值越高，模型越接近数据。</w:t>
      </w:r>
      <w:r w:rsidR="002148FB">
        <w:rPr>
          <w:rFonts w:hint="eastAsia"/>
          <w:lang w:eastAsia="zh-CN"/>
        </w:rPr>
        <w:t>、</w:t>
      </w:r>
    </w:p>
    <w:p w14:paraId="2E2006D3" w14:textId="77777777" w:rsidR="006B3872" w:rsidRDefault="00107830" w:rsidP="00E44260">
      <w:pPr>
        <w:numPr>
          <w:ilvl w:val="0"/>
          <w:numId w:val="110"/>
        </w:numPr>
      </w:pPr>
      <w:r>
        <w:rPr>
          <w:b/>
          <w:lang w:eastAsia="zh-CN"/>
        </w:rPr>
        <w:t xml:space="preserve">R² </w:t>
      </w:r>
      <w:r w:rsidR="002148FB">
        <w:rPr>
          <w:rFonts w:hint="eastAsia"/>
          <w:b/>
          <w:lang w:eastAsia="zh-CN"/>
        </w:rPr>
        <w:t>调整</w:t>
      </w:r>
      <w:r>
        <w:rPr>
          <w:lang w:eastAsia="zh-CN"/>
        </w:rPr>
        <w:t xml:space="preserve">: </w:t>
      </w:r>
      <w:r w:rsidR="002148FB">
        <w:rPr>
          <w:rFonts w:hint="eastAsia"/>
          <w:lang w:eastAsia="zh-CN"/>
        </w:rPr>
        <w:t>调整后</w:t>
      </w:r>
      <w:r>
        <w:rPr>
          <w:lang w:eastAsia="zh-CN"/>
        </w:rPr>
        <w:t>R²</w:t>
      </w:r>
      <w:r w:rsidR="002148FB">
        <w:rPr>
          <w:rFonts w:hint="eastAsia"/>
          <w:lang w:eastAsia="zh-CN"/>
        </w:rPr>
        <w:t>是</w:t>
      </w:r>
      <w:r>
        <w:rPr>
          <w:lang w:eastAsia="zh-CN"/>
        </w:rPr>
        <w:t>R²</w:t>
      </w:r>
      <w:r w:rsidR="002148FB">
        <w:rPr>
          <w:rFonts w:hint="eastAsia"/>
          <w:lang w:eastAsia="zh-CN"/>
        </w:rPr>
        <w:t>的调整版，它对模型中的预测变量数进行了调整</w:t>
      </w:r>
      <w:r>
        <w:rPr>
          <w:lang w:eastAsia="zh-CN"/>
        </w:rPr>
        <w:t xml:space="preserve"> </w:t>
      </w:r>
      <w:r w:rsidR="002148FB">
        <w:rPr>
          <w:rFonts w:hint="eastAsia"/>
          <w:lang w:eastAsia="zh-CN"/>
        </w:rPr>
        <w:t>。它总是低于</w:t>
      </w:r>
      <w:r>
        <w:t>R²</w:t>
      </w:r>
      <w:r w:rsidR="002148FB">
        <w:rPr>
          <w:rFonts w:hint="eastAsia"/>
          <w:lang w:eastAsia="zh-CN"/>
        </w:rPr>
        <w:t>。</w:t>
      </w:r>
    </w:p>
    <w:p w14:paraId="1DB29D47" w14:textId="77777777" w:rsidR="002148FB" w:rsidRDefault="002148FB" w:rsidP="002148FB">
      <w:pPr>
        <w:numPr>
          <w:ilvl w:val="0"/>
          <w:numId w:val="110"/>
        </w:numPr>
        <w:rPr>
          <w:lang w:eastAsia="zh-CN"/>
        </w:rPr>
      </w:pPr>
      <w:r>
        <w:rPr>
          <w:rFonts w:hint="eastAsia"/>
          <w:b/>
          <w:lang w:eastAsia="zh-CN"/>
        </w:rPr>
        <w:lastRenderedPageBreak/>
        <w:t>变量列表</w:t>
      </w:r>
      <w:r>
        <w:rPr>
          <w:rFonts w:hint="eastAsia"/>
          <w:lang w:eastAsia="zh-CN"/>
        </w:rPr>
        <w:t>：</w:t>
      </w:r>
      <w:r w:rsidRPr="00F27C7E">
        <w:rPr>
          <w:rFonts w:hint="eastAsia"/>
          <w:lang w:eastAsia="zh-CN"/>
        </w:rPr>
        <w:t>显示训练数据集中的哪些变量包含在模型中。</w:t>
      </w:r>
    </w:p>
    <w:p w14:paraId="6848715A" w14:textId="77777777" w:rsidR="002148FB" w:rsidRDefault="002148FB" w:rsidP="002148FB">
      <w:pPr>
        <w:numPr>
          <w:ilvl w:val="0"/>
          <w:numId w:val="110"/>
        </w:numPr>
        <w:rPr>
          <w:lang w:eastAsia="zh-CN"/>
        </w:rPr>
      </w:pPr>
      <w:r w:rsidRPr="00F27C7E">
        <w:rPr>
          <w:rFonts w:hint="eastAsia"/>
          <w:b/>
          <w:lang w:eastAsia="zh-CN"/>
        </w:rPr>
        <w:t>验证</w:t>
      </w:r>
      <w:r w:rsidRPr="00F27C7E">
        <w:rPr>
          <w:rFonts w:hint="eastAsia"/>
          <w:b/>
          <w:lang w:eastAsia="zh-CN"/>
        </w:rPr>
        <w:t>/</w:t>
      </w:r>
      <w:r w:rsidRPr="00F27C7E">
        <w:rPr>
          <w:rFonts w:hint="eastAsia"/>
          <w:b/>
          <w:lang w:eastAsia="zh-CN"/>
        </w:rPr>
        <w:t>交叉验证</w:t>
      </w:r>
      <w:r>
        <w:rPr>
          <w:rFonts w:hint="eastAsia"/>
          <w:lang w:eastAsia="zh-CN"/>
        </w:rPr>
        <w:t>：</w:t>
      </w:r>
      <w:r w:rsidRPr="00F27C7E">
        <w:rPr>
          <w:rFonts w:hint="eastAsia"/>
          <w:lang w:eastAsia="zh-CN"/>
        </w:rPr>
        <w:t>验证</w:t>
      </w:r>
      <w:r w:rsidRPr="00F27C7E">
        <w:rPr>
          <w:rFonts w:hint="eastAsia"/>
          <w:lang w:eastAsia="zh-CN"/>
        </w:rPr>
        <w:t>/</w:t>
      </w:r>
      <w:r w:rsidRPr="00F27C7E">
        <w:rPr>
          <w:rFonts w:hint="eastAsia"/>
          <w:lang w:eastAsia="zh-CN"/>
        </w:rPr>
        <w:t>交叉验证数据集</w:t>
      </w:r>
      <w:r>
        <w:rPr>
          <w:rFonts w:hint="eastAsia"/>
          <w:lang w:eastAsia="zh-CN"/>
        </w:rPr>
        <w:t>是</w:t>
      </w:r>
      <w:r w:rsidRPr="00F27C7E">
        <w:rPr>
          <w:rFonts w:hint="eastAsia"/>
          <w:lang w:eastAsia="zh-CN"/>
        </w:rPr>
        <w:t>用于微调初始模型</w:t>
      </w:r>
      <w:r>
        <w:rPr>
          <w:rFonts w:hint="eastAsia"/>
          <w:lang w:eastAsia="zh-CN"/>
        </w:rPr>
        <w:t>，可</w:t>
      </w:r>
      <w:r w:rsidRPr="00F27C7E">
        <w:rPr>
          <w:rFonts w:hint="eastAsia"/>
          <w:lang w:eastAsia="zh-CN"/>
        </w:rPr>
        <w:t>查看变量之间的关系是否正确操作</w:t>
      </w:r>
      <w:r>
        <w:rPr>
          <w:rFonts w:hint="eastAsia"/>
          <w:lang w:eastAsia="zh-CN"/>
        </w:rPr>
        <w:t>，</w:t>
      </w:r>
      <w:r w:rsidRPr="00F27C7E">
        <w:rPr>
          <w:rFonts w:hint="eastAsia"/>
          <w:lang w:eastAsia="zh-CN"/>
        </w:rPr>
        <w:t>以创建可能的最佳模型的数据。</w:t>
      </w:r>
    </w:p>
    <w:p w14:paraId="3E316B41" w14:textId="77777777" w:rsidR="002148FB" w:rsidRDefault="002148FB" w:rsidP="002148FB">
      <w:pPr>
        <w:numPr>
          <w:ilvl w:val="0"/>
          <w:numId w:val="110"/>
        </w:numPr>
        <w:rPr>
          <w:lang w:eastAsia="zh-CN"/>
        </w:rPr>
      </w:pPr>
      <w:r>
        <w:rPr>
          <w:rFonts w:hint="eastAsia"/>
          <w:b/>
          <w:lang w:eastAsia="zh-CN"/>
        </w:rPr>
        <w:t>留出</w:t>
      </w:r>
      <w:r>
        <w:rPr>
          <w:rFonts w:hint="eastAsia"/>
          <w:lang w:eastAsia="zh-CN"/>
        </w:rPr>
        <w:t>：留出集</w:t>
      </w:r>
      <w:r w:rsidRPr="002C0894">
        <w:rPr>
          <w:rFonts w:hint="eastAsia"/>
          <w:lang w:eastAsia="zh-CN"/>
        </w:rPr>
        <w:t>是为模型的最终测试留出的</w:t>
      </w:r>
      <w:r>
        <w:rPr>
          <w:rFonts w:hint="eastAsia"/>
          <w:lang w:eastAsia="zh-CN"/>
        </w:rPr>
        <w:t>一部分原始数据，</w:t>
      </w:r>
      <w:r w:rsidRPr="002C0894">
        <w:rPr>
          <w:rFonts w:hint="eastAsia"/>
          <w:lang w:eastAsia="zh-CN"/>
        </w:rPr>
        <w:t>用于评估模型的执行情况。</w:t>
      </w:r>
    </w:p>
    <w:bookmarkStart w:id="260" w:name="_additional_model_details_2"/>
    <w:p w14:paraId="08EC6320" w14:textId="77777777" w:rsidR="006B3872" w:rsidRDefault="00107830" w:rsidP="00E44260">
      <w:pPr>
        <w:pStyle w:val="4"/>
        <w:rPr>
          <w:lang w:eastAsia="zh-CN"/>
        </w:rPr>
      </w:pPr>
      <w:r>
        <w:fldChar w:fldCharType="begin"/>
      </w:r>
      <w:r>
        <w:rPr>
          <w:lang w:eastAsia="zh-CN"/>
        </w:rPr>
        <w:instrText xml:space="preserve"> HYPERLINK \l "_additional_model_details_2" \h </w:instrText>
      </w:r>
      <w:r>
        <w:fldChar w:fldCharType="end"/>
      </w:r>
      <w:hyperlink w:anchor="_additional_model_details_2">
        <w:r>
          <w:rPr>
            <w:rStyle w:val="ad"/>
            <w:lang w:eastAsia="zh-CN"/>
          </w:rPr>
          <w:t xml:space="preserve">D.2.3. </w:t>
        </w:r>
        <w:r w:rsidR="002148FB">
          <w:rPr>
            <w:rStyle w:val="ad"/>
            <w:rFonts w:hint="eastAsia"/>
            <w:lang w:eastAsia="zh-CN"/>
          </w:rPr>
          <w:t>其它模型细节</w:t>
        </w:r>
      </w:hyperlink>
      <w:bookmarkEnd w:id="260"/>
    </w:p>
    <w:p w14:paraId="6FA3732D" w14:textId="77777777" w:rsidR="002148FB" w:rsidRDefault="002148FB" w:rsidP="002148FB">
      <w:pPr>
        <w:pStyle w:val="FirstParagraph"/>
        <w:rPr>
          <w:lang w:eastAsia="zh-CN"/>
        </w:rPr>
      </w:pPr>
      <w:r w:rsidRPr="000C7BED">
        <w:rPr>
          <w:rFonts w:hint="eastAsia"/>
          <w:lang w:eastAsia="zh-CN"/>
        </w:rPr>
        <w:t>要查看其他模型详细信息，请单击</w:t>
      </w:r>
      <w:r w:rsidRPr="000C7BED">
        <w:rPr>
          <w:rFonts w:hint="eastAsia"/>
          <w:b/>
          <w:lang w:eastAsia="zh-CN"/>
        </w:rPr>
        <w:t>模型名称</w:t>
      </w:r>
      <w:r w:rsidRPr="000C7BED">
        <w:rPr>
          <w:rFonts w:hint="eastAsia"/>
          <w:lang w:eastAsia="zh-CN"/>
        </w:rPr>
        <w:t>旁边的</w:t>
      </w:r>
      <w:r w:rsidRPr="000C7BED">
        <w:rPr>
          <w:rFonts w:hint="eastAsia"/>
          <w:b/>
          <w:lang w:eastAsia="zh-CN"/>
        </w:rPr>
        <w:t>+</w:t>
      </w:r>
      <w:r w:rsidRPr="000C7BED">
        <w:rPr>
          <w:rFonts w:hint="eastAsia"/>
          <w:lang w:eastAsia="zh-CN"/>
        </w:rPr>
        <w:t>。</w:t>
      </w:r>
    </w:p>
    <w:p w14:paraId="6C867A29" w14:textId="77777777" w:rsidR="006B3872" w:rsidRDefault="006B3872" w:rsidP="00E44260">
      <w:pPr>
        <w:pStyle w:val="FirstParagraph"/>
        <w:rPr>
          <w:lang w:eastAsia="zh-CN"/>
        </w:rPr>
      </w:pPr>
    </w:p>
    <w:p w14:paraId="7E0957A0" w14:textId="77777777" w:rsidR="006B3872" w:rsidRDefault="00107830" w:rsidP="00E44260">
      <w:pPr>
        <w:pStyle w:val="Compact"/>
      </w:pPr>
      <w:r>
        <w:rPr>
          <w:noProof/>
        </w:rPr>
        <w:drawing>
          <wp:inline distT="0" distB="0" distL="0" distR="0" wp14:anchorId="4E31EC44" wp14:editId="6C41BFCC">
            <wp:extent cx="5334000" cy="1395523"/>
            <wp:effectExtent l="0" t="0" r="0" b="0"/>
            <wp:docPr id="32" name="Picture" descr="Regression Problem: Model Selection"/>
            <wp:cNvGraphicFramePr/>
            <a:graphic xmlns:a="http://schemas.openxmlformats.org/drawingml/2006/main">
              <a:graphicData uri="http://schemas.openxmlformats.org/drawingml/2006/picture">
                <pic:pic xmlns:pic="http://schemas.openxmlformats.org/drawingml/2006/picture">
                  <pic:nvPicPr>
                    <pic:cNvPr id="0" name="Picture" descr="assets/screenshots/regression-advanced-view-expand-model-annotated.jpg"/>
                    <pic:cNvPicPr>
                      <a:picLocks noChangeAspect="1" noChangeArrowheads="1"/>
                    </pic:cNvPicPr>
                  </pic:nvPicPr>
                  <pic:blipFill>
                    <a:blip r:embed="rId39"/>
                    <a:stretch>
                      <a:fillRect/>
                    </a:stretch>
                  </pic:blipFill>
                  <pic:spPr bwMode="auto">
                    <a:xfrm>
                      <a:off x="0" y="0"/>
                      <a:ext cx="5334000" cy="1395523"/>
                    </a:xfrm>
                    <a:prstGeom prst="rect">
                      <a:avLst/>
                    </a:prstGeom>
                    <a:noFill/>
                    <a:ln w="9525">
                      <a:noFill/>
                      <a:headEnd/>
                      <a:tailEnd/>
                    </a:ln>
                  </pic:spPr>
                </pic:pic>
              </a:graphicData>
            </a:graphic>
          </wp:inline>
        </w:drawing>
      </w:r>
    </w:p>
    <w:p w14:paraId="47738225" w14:textId="77777777" w:rsidR="006B3872" w:rsidRDefault="002148FB" w:rsidP="00E44260">
      <w:pPr>
        <w:pStyle w:val="a0"/>
      </w:pPr>
      <w:r>
        <w:rPr>
          <w:rFonts w:hint="eastAsia"/>
          <w:lang w:eastAsia="zh-CN"/>
        </w:rPr>
        <w:t>上图显示以下图表：</w:t>
      </w:r>
    </w:p>
    <w:p w14:paraId="3554AA5F" w14:textId="77777777" w:rsidR="006B3872" w:rsidRDefault="002148FB" w:rsidP="00E44260">
      <w:pPr>
        <w:numPr>
          <w:ilvl w:val="0"/>
          <w:numId w:val="111"/>
        </w:numPr>
        <w:rPr>
          <w:lang w:eastAsia="zh-CN"/>
        </w:rPr>
      </w:pPr>
      <w:r>
        <w:rPr>
          <w:rFonts w:hint="eastAsia"/>
          <w:b/>
          <w:lang w:eastAsia="zh-CN"/>
        </w:rPr>
        <w:t>拟合图：</w:t>
      </w:r>
      <w:r>
        <w:rPr>
          <w:rFonts w:hint="eastAsia"/>
          <w:lang w:eastAsia="zh-CN"/>
        </w:rPr>
        <w:t>拟合图显示了模型的预测精度。横轴为目标变量的实际值，纵轴为目标变量的预测值。</w:t>
      </w:r>
      <w:r>
        <w:rPr>
          <w:rFonts w:hint="eastAsia"/>
          <w:lang w:eastAsia="zh-CN"/>
        </w:rPr>
        <w:t>4</w:t>
      </w:r>
      <w:r>
        <w:rPr>
          <w:lang w:eastAsia="zh-CN"/>
        </w:rPr>
        <w:t>5</w:t>
      </w:r>
      <w:r>
        <w:rPr>
          <w:rFonts w:hint="eastAsia"/>
          <w:lang w:eastAsia="zh-CN"/>
        </w:rPr>
        <w:t>度线（</w:t>
      </w:r>
      <w:r>
        <w:rPr>
          <w:rFonts w:hint="eastAsia"/>
          <w:lang w:eastAsia="zh-CN"/>
        </w:rPr>
        <w:t>y</w:t>
      </w:r>
      <w:r>
        <w:rPr>
          <w:lang w:eastAsia="zh-CN"/>
        </w:rPr>
        <w:t>=x</w:t>
      </w:r>
      <w:r>
        <w:rPr>
          <w:rFonts w:hint="eastAsia"/>
          <w:lang w:eastAsia="zh-CN"/>
        </w:rPr>
        <w:t>）表明所有的目标变量都被准确的预测了。图中接近或在</w:t>
      </w:r>
      <w:r>
        <w:rPr>
          <w:rFonts w:hint="eastAsia"/>
          <w:lang w:eastAsia="zh-CN"/>
        </w:rPr>
        <w:t>4</w:t>
      </w:r>
      <w:r>
        <w:rPr>
          <w:lang w:eastAsia="zh-CN"/>
        </w:rPr>
        <w:t>5</w:t>
      </w:r>
      <w:r>
        <w:rPr>
          <w:rFonts w:hint="eastAsia"/>
          <w:lang w:eastAsia="zh-CN"/>
        </w:rPr>
        <w:t>度线上的点越多，表示模型的预测性能越好。</w:t>
      </w:r>
    </w:p>
    <w:p w14:paraId="0C18CBB1" w14:textId="77777777" w:rsidR="006B3872" w:rsidRDefault="002148FB" w:rsidP="00E44260">
      <w:pPr>
        <w:numPr>
          <w:ilvl w:val="0"/>
          <w:numId w:val="111"/>
        </w:numPr>
        <w:rPr>
          <w:lang w:eastAsia="zh-CN"/>
        </w:rPr>
      </w:pPr>
      <w:r>
        <w:rPr>
          <w:rFonts w:hint="eastAsia"/>
          <w:b/>
          <w:lang w:eastAsia="zh-CN"/>
        </w:rPr>
        <w:t>残差图：</w:t>
      </w:r>
      <w:r>
        <w:rPr>
          <w:rFonts w:hint="eastAsia"/>
          <w:lang w:eastAsia="zh-CN"/>
        </w:rPr>
        <w:t>残差是给定数据点</w:t>
      </w:r>
      <w:r w:rsidR="00596AC3">
        <w:rPr>
          <w:rFonts w:hint="eastAsia"/>
          <w:lang w:eastAsia="zh-CN"/>
        </w:rPr>
        <w:t>目标变量的实际值和预测值之间的差值。横轴是残差，纵轴是实际目标变量值。观察残差图可发现当模型应用于给定数据集时可能会出现的问题。点击</w:t>
      </w:r>
      <w:r w:rsidR="00596AC3" w:rsidRPr="00596AC3">
        <w:rPr>
          <w:rFonts w:hint="eastAsia"/>
          <w:b/>
          <w:lang w:eastAsia="zh-CN"/>
        </w:rPr>
        <w:t>诊断</w:t>
      </w:r>
      <w:r w:rsidR="00596AC3" w:rsidRPr="00596AC3">
        <w:rPr>
          <w:rFonts w:hint="eastAsia"/>
          <w:lang w:eastAsia="zh-CN"/>
        </w:rPr>
        <w:t>可将当前模型的残差图与数种常见的残差图进行比较，给您提供如何改进模型的思路。当您在打开的对话框种选中最接近模型残差图的残差图形状后，</w:t>
      </w:r>
      <w:r w:rsidR="00596AC3" w:rsidRPr="00596AC3">
        <w:rPr>
          <w:rFonts w:hint="eastAsia"/>
          <w:lang w:eastAsia="zh-CN"/>
        </w:rPr>
        <w:t>R</w:t>
      </w:r>
      <w:r w:rsidR="00596AC3" w:rsidRPr="00596AC3">
        <w:rPr>
          <w:lang w:eastAsia="zh-CN"/>
        </w:rPr>
        <w:t>2-L</w:t>
      </w:r>
      <w:r w:rsidR="00596AC3" w:rsidRPr="00596AC3">
        <w:rPr>
          <w:rFonts w:hint="eastAsia"/>
          <w:lang w:eastAsia="zh-CN"/>
        </w:rPr>
        <w:t>ear</w:t>
      </w:r>
      <w:r w:rsidR="00596AC3" w:rsidRPr="00596AC3">
        <w:rPr>
          <w:lang w:eastAsia="zh-CN"/>
        </w:rPr>
        <w:t>n</w:t>
      </w:r>
      <w:r w:rsidR="00596AC3" w:rsidRPr="00596AC3">
        <w:rPr>
          <w:rFonts w:hint="eastAsia"/>
          <w:lang w:eastAsia="zh-CN"/>
        </w:rPr>
        <w:t>会给出修复方法</w:t>
      </w:r>
      <w:r w:rsidR="00596AC3">
        <w:rPr>
          <w:rFonts w:hint="eastAsia"/>
          <w:lang w:eastAsia="zh-CN"/>
        </w:rPr>
        <w:t>：</w:t>
      </w:r>
    </w:p>
    <w:p w14:paraId="2E4AFC3A" w14:textId="77777777" w:rsidR="00596AC3" w:rsidRDefault="00596AC3" w:rsidP="00E44260">
      <w:pPr>
        <w:numPr>
          <w:ilvl w:val="1"/>
          <w:numId w:val="112"/>
        </w:numPr>
      </w:pPr>
      <w:r>
        <w:rPr>
          <w:rFonts w:hint="eastAsia"/>
          <w:lang w:eastAsia="zh-CN"/>
        </w:rPr>
        <w:t>随机分布的残差图</w:t>
      </w:r>
    </w:p>
    <w:p w14:paraId="0DBAF605" w14:textId="77777777" w:rsidR="00596AC3" w:rsidRDefault="00596AC3" w:rsidP="00E44260">
      <w:pPr>
        <w:numPr>
          <w:ilvl w:val="1"/>
          <w:numId w:val="112"/>
        </w:numPr>
      </w:pPr>
      <w:r>
        <w:t>Y</w:t>
      </w:r>
      <w:r>
        <w:rPr>
          <w:rFonts w:hint="eastAsia"/>
          <w:lang w:eastAsia="zh-CN"/>
        </w:rPr>
        <w:t>轴不平衡的残差图</w:t>
      </w:r>
    </w:p>
    <w:p w14:paraId="587CD317" w14:textId="77777777" w:rsidR="00596AC3" w:rsidRDefault="00596AC3" w:rsidP="00E44260">
      <w:pPr>
        <w:numPr>
          <w:ilvl w:val="1"/>
          <w:numId w:val="112"/>
        </w:numPr>
      </w:pPr>
      <w:r>
        <w:t>X</w:t>
      </w:r>
      <w:r>
        <w:rPr>
          <w:rFonts w:hint="eastAsia"/>
          <w:lang w:eastAsia="zh-CN"/>
        </w:rPr>
        <w:t>轴不平衡的残差图</w:t>
      </w:r>
    </w:p>
    <w:p w14:paraId="47BAF8D0" w14:textId="77777777" w:rsidR="00596AC3" w:rsidRDefault="00596AC3" w:rsidP="00E44260">
      <w:pPr>
        <w:numPr>
          <w:ilvl w:val="1"/>
          <w:numId w:val="112"/>
        </w:numPr>
      </w:pPr>
      <w:r>
        <w:rPr>
          <w:rFonts w:hint="eastAsia"/>
          <w:lang w:eastAsia="zh-CN"/>
        </w:rPr>
        <w:t>异常值残差图</w:t>
      </w:r>
    </w:p>
    <w:p w14:paraId="6AE82D22" w14:textId="77777777" w:rsidR="00596AC3" w:rsidRDefault="00596AC3" w:rsidP="00E44260">
      <w:pPr>
        <w:numPr>
          <w:ilvl w:val="1"/>
          <w:numId w:val="112"/>
        </w:numPr>
      </w:pPr>
      <w:r>
        <w:rPr>
          <w:rFonts w:hint="eastAsia"/>
          <w:lang w:eastAsia="zh-CN"/>
        </w:rPr>
        <w:t>非线性残差图</w:t>
      </w:r>
    </w:p>
    <w:p w14:paraId="68186EEE" w14:textId="77777777" w:rsidR="00596AC3" w:rsidRDefault="00596AC3" w:rsidP="00E44260">
      <w:pPr>
        <w:numPr>
          <w:ilvl w:val="1"/>
          <w:numId w:val="112"/>
        </w:numPr>
      </w:pPr>
      <w:r>
        <w:rPr>
          <w:rFonts w:hint="eastAsia"/>
          <w:lang w:eastAsia="zh-CN"/>
        </w:rPr>
        <w:t>异方差残差图</w:t>
      </w:r>
    </w:p>
    <w:p w14:paraId="0C648ACA" w14:textId="77777777" w:rsidR="006B3872" w:rsidRDefault="00596AC3" w:rsidP="00E44260">
      <w:pPr>
        <w:numPr>
          <w:ilvl w:val="1"/>
          <w:numId w:val="112"/>
        </w:numPr>
      </w:pPr>
      <w:r>
        <w:rPr>
          <w:rFonts w:hint="eastAsia"/>
          <w:lang w:eastAsia="zh-CN"/>
        </w:rPr>
        <w:t>大</w:t>
      </w:r>
      <w:r>
        <w:rPr>
          <w:rFonts w:hint="eastAsia"/>
          <w:lang w:eastAsia="zh-CN"/>
        </w:rPr>
        <w:t>Y</w:t>
      </w:r>
      <w:r>
        <w:rPr>
          <w:rFonts w:hint="eastAsia"/>
          <w:lang w:eastAsia="zh-CN"/>
        </w:rPr>
        <w:t>轴数据点残差图</w:t>
      </w:r>
    </w:p>
    <w:p w14:paraId="082D1132" w14:textId="77777777" w:rsidR="00B8128D" w:rsidRDefault="00B8128D" w:rsidP="00B8128D">
      <w:pPr>
        <w:numPr>
          <w:ilvl w:val="0"/>
          <w:numId w:val="105"/>
        </w:numPr>
        <w:rPr>
          <w:lang w:eastAsia="zh-CN"/>
        </w:rPr>
      </w:pPr>
      <w:r>
        <w:rPr>
          <w:rFonts w:hint="eastAsia"/>
          <w:b/>
          <w:lang w:eastAsia="zh-CN"/>
        </w:rPr>
        <w:lastRenderedPageBreak/>
        <w:t>模型流程图</w:t>
      </w:r>
      <w:r>
        <w:rPr>
          <w:lang w:eastAsia="zh-CN"/>
        </w:rPr>
        <w:t xml:space="preserve">: </w:t>
      </w:r>
      <w:r>
        <w:rPr>
          <w:rFonts w:hint="eastAsia"/>
          <w:lang w:eastAsia="zh-CN"/>
        </w:rPr>
        <w:t>这张图显示了模型时如何逐步构建的。</w:t>
      </w:r>
    </w:p>
    <w:p w14:paraId="43F96C47" w14:textId="77777777" w:rsidR="006B3872" w:rsidRDefault="00B8128D" w:rsidP="00E44260">
      <w:pPr>
        <w:numPr>
          <w:ilvl w:val="0"/>
          <w:numId w:val="111"/>
        </w:numPr>
        <w:rPr>
          <w:lang w:eastAsia="zh-CN"/>
        </w:rPr>
      </w:pPr>
      <w:r>
        <w:rPr>
          <w:rFonts w:hint="eastAsia"/>
          <w:b/>
          <w:lang w:eastAsia="zh-CN"/>
        </w:rPr>
        <w:t>变量影响</w:t>
      </w:r>
      <w:r>
        <w:rPr>
          <w:lang w:eastAsia="zh-CN"/>
        </w:rPr>
        <w:t>:</w:t>
      </w:r>
      <w:r w:rsidRPr="00B8128D">
        <w:rPr>
          <w:rFonts w:hint="eastAsia"/>
          <w:lang w:eastAsia="zh-CN"/>
        </w:rPr>
        <w:t xml:space="preserve"> </w:t>
      </w:r>
      <w:r>
        <w:rPr>
          <w:rFonts w:hint="eastAsia"/>
          <w:lang w:eastAsia="zh-CN"/>
        </w:rPr>
        <w:t>模型中的每个变量对预测目标的的实际影响。值越高，表示对模型预测的影响越大。</w:t>
      </w:r>
      <w:bookmarkEnd w:id="13"/>
      <w:commentRangeEnd w:id="236"/>
      <w:r w:rsidR="002A6846">
        <w:rPr>
          <w:rStyle w:val="af6"/>
        </w:rPr>
        <w:commentReference w:id="236"/>
      </w:r>
    </w:p>
    <w:sectPr w:rsidR="006B3872">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36" w:author="Li Xiang" w:date="2018-10-19T17:19:00Z" w:initials="LX">
    <w:p w14:paraId="51260C33" w14:textId="77777777" w:rsidR="002A6846" w:rsidRDefault="002A6846">
      <w:pPr>
        <w:pStyle w:val="af7"/>
      </w:pPr>
      <w:r>
        <w:rPr>
          <w:rStyle w:val="af6"/>
        </w:rPr>
        <w:annotationRef/>
      </w:r>
      <w:r>
        <w:rPr>
          <w:rFonts w:hint="eastAsia"/>
          <w:lang w:eastAsia="zh-CN"/>
        </w:rPr>
        <w:t>待修改</w:t>
      </w:r>
    </w:p>
    <w:p w14:paraId="5AD0754F" w14:textId="3C5CDA0D" w:rsidR="002A6846" w:rsidRDefault="002A6846">
      <w:pPr>
        <w:pStyle w:val="af7"/>
      </w:pPr>
      <w:bookmarkStart w:id="261" w:name="_GoBack"/>
      <w:bookmarkEnd w:id="261"/>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AD0754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AD0754F" w16cid:durableId="1F7490B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BAB3D1" w14:textId="77777777" w:rsidR="00685D14" w:rsidRDefault="00685D14">
      <w:pPr>
        <w:spacing w:after="0"/>
      </w:pPr>
      <w:r>
        <w:separator/>
      </w:r>
    </w:p>
  </w:endnote>
  <w:endnote w:type="continuationSeparator" w:id="0">
    <w:p w14:paraId="4F33E17C" w14:textId="77777777" w:rsidR="00685D14" w:rsidRDefault="00685D1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A00002EF" w:usb1="4000004B"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3B7656" w14:textId="77777777" w:rsidR="00685D14" w:rsidRDefault="00685D14">
      <w:r>
        <w:separator/>
      </w:r>
    </w:p>
  </w:footnote>
  <w:footnote w:type="continuationSeparator" w:id="0">
    <w:p w14:paraId="251B8453" w14:textId="77777777" w:rsidR="00685D14" w:rsidRDefault="00685D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11DA5D2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170CD2DE"/>
    <w:multiLevelType w:val="multilevel"/>
    <w:tmpl w:val="DF208ED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BCC0A46E"/>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abstractNum w:abstractNumId="3" w15:restartNumberingAfterBreak="0">
    <w:nsid w:val="71315DCA"/>
    <w:multiLevelType w:val="multilevel"/>
    <w:tmpl w:val="F5D0DD76"/>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num w:numId="1">
    <w:abstractNumId w:val="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num>
  <w:num w:numId="35">
    <w:abstractNumId w:val="0"/>
  </w:num>
  <w:num w:numId="36">
    <w:abstractNumId w:val="0"/>
  </w:num>
  <w:num w:numId="3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0"/>
  </w:num>
  <w:num w:numId="40">
    <w:abstractNumId w:val="0"/>
  </w:num>
  <w:num w:numId="41">
    <w:abstractNumId w:val="0"/>
  </w:num>
  <w:num w:numId="42">
    <w:abstractNumId w:val="0"/>
  </w:num>
  <w:num w:numId="43">
    <w:abstractNumId w:val="0"/>
  </w:num>
  <w:num w:numId="44">
    <w:abstractNumId w:val="0"/>
  </w:num>
  <w:num w:numId="45">
    <w:abstractNumId w:val="0"/>
  </w:num>
  <w:num w:numId="46">
    <w:abstractNumId w:val="0"/>
  </w:num>
  <w:num w:numId="47">
    <w:abstractNumId w:val="0"/>
  </w:num>
  <w:num w:numId="48">
    <w:abstractNumId w:val="0"/>
  </w:num>
  <w:num w:numId="49">
    <w:abstractNumId w:val="0"/>
  </w:num>
  <w:num w:numId="50">
    <w:abstractNumId w:val="0"/>
  </w:num>
  <w:num w:numId="51">
    <w:abstractNumId w:val="0"/>
  </w:num>
  <w:num w:numId="52">
    <w:abstractNumId w:val="0"/>
  </w:num>
  <w:num w:numId="53">
    <w:abstractNumId w:val="0"/>
  </w:num>
  <w:num w:numId="54">
    <w:abstractNumId w:val="0"/>
  </w:num>
  <w:num w:numId="55">
    <w:abstractNumId w:val="0"/>
  </w:num>
  <w:num w:numId="56">
    <w:abstractNumId w:val="0"/>
  </w:num>
  <w:num w:numId="5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0"/>
  </w:num>
  <w:num w:numId="59">
    <w:abstractNumId w:val="0"/>
  </w:num>
  <w:num w:numId="60">
    <w:abstractNumId w:val="0"/>
  </w:num>
  <w:num w:numId="61">
    <w:abstractNumId w:val="0"/>
  </w:num>
  <w:num w:numId="62">
    <w:abstractNumId w:val="0"/>
  </w:num>
  <w:num w:numId="63">
    <w:abstractNumId w:val="0"/>
  </w:num>
  <w:num w:numId="64">
    <w:abstractNumId w:val="0"/>
  </w:num>
  <w:num w:numId="65">
    <w:abstractNumId w:val="0"/>
  </w:num>
  <w:num w:numId="66">
    <w:abstractNumId w:val="0"/>
  </w:num>
  <w:num w:numId="67">
    <w:abstractNumId w:val="0"/>
  </w:num>
  <w:num w:numId="68">
    <w:abstractNumId w:val="0"/>
  </w:num>
  <w:num w:numId="69">
    <w:abstractNumId w:val="0"/>
  </w:num>
  <w:num w:numId="70">
    <w:abstractNumId w:val="0"/>
  </w:num>
  <w:num w:numId="71">
    <w:abstractNumId w:val="0"/>
  </w:num>
  <w:num w:numId="72">
    <w:abstractNumId w:val="0"/>
  </w:num>
  <w:num w:numId="73">
    <w:abstractNumId w:val="0"/>
  </w:num>
  <w:num w:numId="74">
    <w:abstractNumId w:val="0"/>
  </w:num>
  <w:num w:numId="75">
    <w:abstractNumId w:val="0"/>
  </w:num>
  <w:num w:numId="76">
    <w:abstractNumId w:val="0"/>
  </w:num>
  <w:num w:numId="77">
    <w:abstractNumId w:val="0"/>
  </w:num>
  <w:num w:numId="78">
    <w:abstractNumId w:val="0"/>
  </w:num>
  <w:num w:numId="79">
    <w:abstractNumId w:val="0"/>
  </w:num>
  <w:num w:numId="80">
    <w:abstractNumId w:val="0"/>
  </w:num>
  <w:num w:numId="81">
    <w:abstractNumId w:val="0"/>
  </w:num>
  <w:num w:numId="82">
    <w:abstractNumId w:val="0"/>
  </w:num>
  <w:num w:numId="83">
    <w:abstractNumId w:val="0"/>
  </w:num>
  <w:num w:numId="84">
    <w:abstractNumId w:val="0"/>
  </w:num>
  <w:num w:numId="85">
    <w:abstractNumId w:val="0"/>
  </w:num>
  <w:num w:numId="86">
    <w:abstractNumId w:val="0"/>
  </w:num>
  <w:num w:numId="87">
    <w:abstractNumId w:val="0"/>
  </w:num>
  <w:num w:numId="88">
    <w:abstractNumId w:val="0"/>
  </w:num>
  <w:num w:numId="89">
    <w:abstractNumId w:val="0"/>
  </w:num>
  <w:num w:numId="9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0"/>
  </w:num>
  <w:num w:numId="92">
    <w:abstractNumId w:val="0"/>
  </w:num>
  <w:num w:numId="9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0"/>
  </w:num>
  <w:num w:numId="95">
    <w:abstractNumId w:val="0"/>
  </w:num>
  <w:num w:numId="9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0"/>
  </w:num>
  <w:num w:numId="98">
    <w:abstractNumId w:val="0"/>
  </w:num>
  <w:num w:numId="99">
    <w:abstractNumId w:val="0"/>
  </w:num>
  <w:num w:numId="100">
    <w:abstractNumId w:val="0"/>
  </w:num>
  <w:num w:numId="101">
    <w:abstractNumId w:val="0"/>
  </w:num>
  <w:num w:numId="102">
    <w:abstractNumId w:val="0"/>
  </w:num>
  <w:num w:numId="103">
    <w:abstractNumId w:val="0"/>
  </w:num>
  <w:num w:numId="104">
    <w:abstractNumId w:val="0"/>
  </w:num>
  <w:num w:numId="10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0"/>
  </w:num>
  <w:num w:numId="107">
    <w:abstractNumId w:val="0"/>
  </w:num>
  <w:num w:numId="108">
    <w:abstractNumId w:val="0"/>
  </w:num>
  <w:num w:numId="109">
    <w:abstractNumId w:val="0"/>
  </w:num>
  <w:num w:numId="110">
    <w:abstractNumId w:val="0"/>
  </w:num>
  <w:num w:numId="1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0"/>
  </w:num>
  <w:numIdMacAtCleanup w:val="1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i Xiang">
    <w15:presenceInfo w15:providerId="Windows Live" w15:userId="b7fb05888c87e9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2"/>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90D07"/>
    <w:rsid w:val="000024A3"/>
    <w:rsid w:val="00011C8B"/>
    <w:rsid w:val="000124CD"/>
    <w:rsid w:val="00016EB1"/>
    <w:rsid w:val="000361B6"/>
    <w:rsid w:val="00050782"/>
    <w:rsid w:val="00054762"/>
    <w:rsid w:val="000554DE"/>
    <w:rsid w:val="00061012"/>
    <w:rsid w:val="0006572F"/>
    <w:rsid w:val="000809E9"/>
    <w:rsid w:val="00082585"/>
    <w:rsid w:val="000A3561"/>
    <w:rsid w:val="000C7BED"/>
    <w:rsid w:val="000F3309"/>
    <w:rsid w:val="00107830"/>
    <w:rsid w:val="00111ECD"/>
    <w:rsid w:val="00180956"/>
    <w:rsid w:val="0018709F"/>
    <w:rsid w:val="001B2658"/>
    <w:rsid w:val="001D27D4"/>
    <w:rsid w:val="001E36F8"/>
    <w:rsid w:val="001E41C1"/>
    <w:rsid w:val="001E7F4F"/>
    <w:rsid w:val="001F348D"/>
    <w:rsid w:val="001F36BD"/>
    <w:rsid w:val="002148FB"/>
    <w:rsid w:val="00227438"/>
    <w:rsid w:val="00242CD9"/>
    <w:rsid w:val="00245FDA"/>
    <w:rsid w:val="00253539"/>
    <w:rsid w:val="00265C8F"/>
    <w:rsid w:val="002678F3"/>
    <w:rsid w:val="002702CC"/>
    <w:rsid w:val="00280B7D"/>
    <w:rsid w:val="002A6846"/>
    <w:rsid w:val="002B4930"/>
    <w:rsid w:val="002B5ADA"/>
    <w:rsid w:val="002C0894"/>
    <w:rsid w:val="002D208B"/>
    <w:rsid w:val="002D6605"/>
    <w:rsid w:val="002E6303"/>
    <w:rsid w:val="002F108E"/>
    <w:rsid w:val="00303437"/>
    <w:rsid w:val="003106D7"/>
    <w:rsid w:val="0031150E"/>
    <w:rsid w:val="00312A22"/>
    <w:rsid w:val="0033108A"/>
    <w:rsid w:val="00354315"/>
    <w:rsid w:val="00356334"/>
    <w:rsid w:val="00360E37"/>
    <w:rsid w:val="00386D2D"/>
    <w:rsid w:val="0039132E"/>
    <w:rsid w:val="00394AC2"/>
    <w:rsid w:val="00396ED2"/>
    <w:rsid w:val="003A0D1F"/>
    <w:rsid w:val="003D39CF"/>
    <w:rsid w:val="003D500F"/>
    <w:rsid w:val="003E6748"/>
    <w:rsid w:val="003F6E06"/>
    <w:rsid w:val="003F754E"/>
    <w:rsid w:val="004117DC"/>
    <w:rsid w:val="00411BC7"/>
    <w:rsid w:val="00424F8E"/>
    <w:rsid w:val="00432B05"/>
    <w:rsid w:val="00436B27"/>
    <w:rsid w:val="00437784"/>
    <w:rsid w:val="00445D51"/>
    <w:rsid w:val="00447B89"/>
    <w:rsid w:val="004500DB"/>
    <w:rsid w:val="00452C7E"/>
    <w:rsid w:val="00453334"/>
    <w:rsid w:val="004603CB"/>
    <w:rsid w:val="004736B2"/>
    <w:rsid w:val="00476141"/>
    <w:rsid w:val="004B23EA"/>
    <w:rsid w:val="004B5075"/>
    <w:rsid w:val="004C6E7E"/>
    <w:rsid w:val="004D43D1"/>
    <w:rsid w:val="004E29B3"/>
    <w:rsid w:val="004E56A6"/>
    <w:rsid w:val="0051077D"/>
    <w:rsid w:val="00517658"/>
    <w:rsid w:val="00556BB0"/>
    <w:rsid w:val="00573FC6"/>
    <w:rsid w:val="00577345"/>
    <w:rsid w:val="00590D07"/>
    <w:rsid w:val="0059573A"/>
    <w:rsid w:val="00596AC3"/>
    <w:rsid w:val="005B0B6A"/>
    <w:rsid w:val="005B3F73"/>
    <w:rsid w:val="005C40DA"/>
    <w:rsid w:val="005E141D"/>
    <w:rsid w:val="005F5EC4"/>
    <w:rsid w:val="005F5EE8"/>
    <w:rsid w:val="0060230A"/>
    <w:rsid w:val="0060362E"/>
    <w:rsid w:val="00613EB7"/>
    <w:rsid w:val="006277B3"/>
    <w:rsid w:val="00660165"/>
    <w:rsid w:val="006611D8"/>
    <w:rsid w:val="006775AF"/>
    <w:rsid w:val="00681D4D"/>
    <w:rsid w:val="00685D14"/>
    <w:rsid w:val="006A5D74"/>
    <w:rsid w:val="006B3872"/>
    <w:rsid w:val="006C4952"/>
    <w:rsid w:val="006D6B5C"/>
    <w:rsid w:val="006E435D"/>
    <w:rsid w:val="00751E3B"/>
    <w:rsid w:val="007557E4"/>
    <w:rsid w:val="00756E6A"/>
    <w:rsid w:val="00776C0D"/>
    <w:rsid w:val="00784D58"/>
    <w:rsid w:val="00787F3F"/>
    <w:rsid w:val="007A451E"/>
    <w:rsid w:val="007C1AD0"/>
    <w:rsid w:val="007C7CDD"/>
    <w:rsid w:val="00805BEB"/>
    <w:rsid w:val="00842923"/>
    <w:rsid w:val="008615AC"/>
    <w:rsid w:val="00863A81"/>
    <w:rsid w:val="00891450"/>
    <w:rsid w:val="008979E4"/>
    <w:rsid w:val="008A0075"/>
    <w:rsid w:val="008B085C"/>
    <w:rsid w:val="008B2E07"/>
    <w:rsid w:val="008D0F24"/>
    <w:rsid w:val="008D2501"/>
    <w:rsid w:val="008D6863"/>
    <w:rsid w:val="008E6332"/>
    <w:rsid w:val="00920CA0"/>
    <w:rsid w:val="0093535D"/>
    <w:rsid w:val="00937907"/>
    <w:rsid w:val="00944C9C"/>
    <w:rsid w:val="009515BD"/>
    <w:rsid w:val="00973293"/>
    <w:rsid w:val="00974914"/>
    <w:rsid w:val="009A17EC"/>
    <w:rsid w:val="009B712B"/>
    <w:rsid w:val="009B7E42"/>
    <w:rsid w:val="00A10BF9"/>
    <w:rsid w:val="00A13F5D"/>
    <w:rsid w:val="00A14725"/>
    <w:rsid w:val="00A338C5"/>
    <w:rsid w:val="00A355EB"/>
    <w:rsid w:val="00A54277"/>
    <w:rsid w:val="00A547A8"/>
    <w:rsid w:val="00A65275"/>
    <w:rsid w:val="00A67A47"/>
    <w:rsid w:val="00A71701"/>
    <w:rsid w:val="00A94C8C"/>
    <w:rsid w:val="00AA11FF"/>
    <w:rsid w:val="00AA6BA9"/>
    <w:rsid w:val="00AA78B1"/>
    <w:rsid w:val="00AD56B2"/>
    <w:rsid w:val="00AF1149"/>
    <w:rsid w:val="00AF5111"/>
    <w:rsid w:val="00B071C0"/>
    <w:rsid w:val="00B1323F"/>
    <w:rsid w:val="00B16AA4"/>
    <w:rsid w:val="00B24420"/>
    <w:rsid w:val="00B37C25"/>
    <w:rsid w:val="00B60F23"/>
    <w:rsid w:val="00B65548"/>
    <w:rsid w:val="00B6554B"/>
    <w:rsid w:val="00B65FA3"/>
    <w:rsid w:val="00B800F4"/>
    <w:rsid w:val="00B8128D"/>
    <w:rsid w:val="00B85CA5"/>
    <w:rsid w:val="00B86B75"/>
    <w:rsid w:val="00BA38AC"/>
    <w:rsid w:val="00BC48D5"/>
    <w:rsid w:val="00BF1E6E"/>
    <w:rsid w:val="00BF597C"/>
    <w:rsid w:val="00C04EEE"/>
    <w:rsid w:val="00C36279"/>
    <w:rsid w:val="00C51EC2"/>
    <w:rsid w:val="00C53634"/>
    <w:rsid w:val="00C5364D"/>
    <w:rsid w:val="00C727F8"/>
    <w:rsid w:val="00C92173"/>
    <w:rsid w:val="00C92218"/>
    <w:rsid w:val="00CA7BA1"/>
    <w:rsid w:val="00CC28DB"/>
    <w:rsid w:val="00CC71F5"/>
    <w:rsid w:val="00CE7ADE"/>
    <w:rsid w:val="00D00998"/>
    <w:rsid w:val="00D0186F"/>
    <w:rsid w:val="00D12C8F"/>
    <w:rsid w:val="00D22B18"/>
    <w:rsid w:val="00D27239"/>
    <w:rsid w:val="00D6010F"/>
    <w:rsid w:val="00D72EEE"/>
    <w:rsid w:val="00D80232"/>
    <w:rsid w:val="00D81848"/>
    <w:rsid w:val="00D85D56"/>
    <w:rsid w:val="00D85FA7"/>
    <w:rsid w:val="00DB4AEE"/>
    <w:rsid w:val="00DD504C"/>
    <w:rsid w:val="00DE4B2A"/>
    <w:rsid w:val="00DF4A99"/>
    <w:rsid w:val="00DF66CC"/>
    <w:rsid w:val="00E05C3A"/>
    <w:rsid w:val="00E20143"/>
    <w:rsid w:val="00E2456D"/>
    <w:rsid w:val="00E26598"/>
    <w:rsid w:val="00E315A3"/>
    <w:rsid w:val="00E35B7E"/>
    <w:rsid w:val="00E44260"/>
    <w:rsid w:val="00E47C1C"/>
    <w:rsid w:val="00E52ED1"/>
    <w:rsid w:val="00E74CE7"/>
    <w:rsid w:val="00E81786"/>
    <w:rsid w:val="00E84E12"/>
    <w:rsid w:val="00E86950"/>
    <w:rsid w:val="00EA3C21"/>
    <w:rsid w:val="00ED7166"/>
    <w:rsid w:val="00EF3CB4"/>
    <w:rsid w:val="00F00C97"/>
    <w:rsid w:val="00F01BD7"/>
    <w:rsid w:val="00F03146"/>
    <w:rsid w:val="00F27C7E"/>
    <w:rsid w:val="00F31239"/>
    <w:rsid w:val="00F31C14"/>
    <w:rsid w:val="00F408E5"/>
    <w:rsid w:val="00F4418C"/>
    <w:rsid w:val="00F4759E"/>
    <w:rsid w:val="00F662E3"/>
    <w:rsid w:val="00F87DD9"/>
    <w:rsid w:val="00F96168"/>
    <w:rsid w:val="00FA18B8"/>
    <w:rsid w:val="00FC258A"/>
    <w:rsid w:val="00FD14B5"/>
    <w:rsid w:val="00FF7E0D"/>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57F952"/>
  <w15:docId w15:val="{CECE343B-4DF5-4E2E-871F-37C8BA4594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ae">
    <w:name w:val="header"/>
    <w:basedOn w:val="a"/>
    <w:link w:val="af"/>
    <w:unhideWhenUsed/>
    <w:rsid w:val="00A355EB"/>
    <w:pPr>
      <w:pBdr>
        <w:bottom w:val="single" w:sz="6" w:space="1" w:color="auto"/>
      </w:pBdr>
      <w:tabs>
        <w:tab w:val="center" w:pos="4153"/>
        <w:tab w:val="right" w:pos="8306"/>
      </w:tabs>
      <w:snapToGrid w:val="0"/>
      <w:jc w:val="center"/>
    </w:pPr>
    <w:rPr>
      <w:sz w:val="18"/>
      <w:szCs w:val="18"/>
    </w:rPr>
  </w:style>
  <w:style w:type="character" w:customStyle="1" w:styleId="af">
    <w:name w:val="页眉 字符"/>
    <w:basedOn w:val="a1"/>
    <w:link w:val="ae"/>
    <w:rsid w:val="00A355EB"/>
    <w:rPr>
      <w:sz w:val="18"/>
      <w:szCs w:val="18"/>
    </w:rPr>
  </w:style>
  <w:style w:type="paragraph" w:styleId="af0">
    <w:name w:val="footer"/>
    <w:basedOn w:val="a"/>
    <w:link w:val="af1"/>
    <w:unhideWhenUsed/>
    <w:rsid w:val="00A355EB"/>
    <w:pPr>
      <w:tabs>
        <w:tab w:val="center" w:pos="4153"/>
        <w:tab w:val="right" w:pos="8306"/>
      </w:tabs>
      <w:snapToGrid w:val="0"/>
    </w:pPr>
    <w:rPr>
      <w:sz w:val="18"/>
      <w:szCs w:val="18"/>
    </w:rPr>
  </w:style>
  <w:style w:type="character" w:customStyle="1" w:styleId="af1">
    <w:name w:val="页脚 字符"/>
    <w:basedOn w:val="a1"/>
    <w:link w:val="af0"/>
    <w:rsid w:val="00A355EB"/>
    <w:rPr>
      <w:sz w:val="18"/>
      <w:szCs w:val="18"/>
    </w:rPr>
  </w:style>
  <w:style w:type="paragraph" w:styleId="af2">
    <w:name w:val="List Paragraph"/>
    <w:basedOn w:val="a"/>
    <w:rsid w:val="00AA6BA9"/>
    <w:pPr>
      <w:ind w:firstLineChars="200" w:firstLine="420"/>
    </w:pPr>
  </w:style>
  <w:style w:type="character" w:styleId="af3">
    <w:name w:val="Unresolved Mention"/>
    <w:basedOn w:val="a1"/>
    <w:uiPriority w:val="99"/>
    <w:semiHidden/>
    <w:unhideWhenUsed/>
    <w:rsid w:val="00787F3F"/>
    <w:rPr>
      <w:color w:val="605E5C"/>
      <w:shd w:val="clear" w:color="auto" w:fill="E1DFDD"/>
    </w:rPr>
  </w:style>
  <w:style w:type="paragraph" w:styleId="af4">
    <w:name w:val="Balloon Text"/>
    <w:basedOn w:val="a"/>
    <w:link w:val="af5"/>
    <w:semiHidden/>
    <w:unhideWhenUsed/>
    <w:rsid w:val="008979E4"/>
    <w:pPr>
      <w:spacing w:after="0"/>
    </w:pPr>
    <w:rPr>
      <w:sz w:val="18"/>
      <w:szCs w:val="18"/>
    </w:rPr>
  </w:style>
  <w:style w:type="character" w:customStyle="1" w:styleId="af5">
    <w:name w:val="批注框文本 字符"/>
    <w:basedOn w:val="a1"/>
    <w:link w:val="af4"/>
    <w:semiHidden/>
    <w:rsid w:val="008979E4"/>
    <w:rPr>
      <w:sz w:val="18"/>
      <w:szCs w:val="18"/>
    </w:rPr>
  </w:style>
  <w:style w:type="character" w:styleId="af6">
    <w:name w:val="annotation reference"/>
    <w:basedOn w:val="a1"/>
    <w:semiHidden/>
    <w:unhideWhenUsed/>
    <w:rsid w:val="002A6846"/>
    <w:rPr>
      <w:sz w:val="21"/>
      <w:szCs w:val="21"/>
    </w:rPr>
  </w:style>
  <w:style w:type="paragraph" w:styleId="af7">
    <w:name w:val="annotation text"/>
    <w:basedOn w:val="a"/>
    <w:link w:val="af8"/>
    <w:semiHidden/>
    <w:unhideWhenUsed/>
    <w:rsid w:val="002A6846"/>
  </w:style>
  <w:style w:type="character" w:customStyle="1" w:styleId="af8">
    <w:name w:val="批注文字 字符"/>
    <w:basedOn w:val="a1"/>
    <w:link w:val="af7"/>
    <w:semiHidden/>
    <w:rsid w:val="002A6846"/>
  </w:style>
  <w:style w:type="paragraph" w:styleId="af9">
    <w:name w:val="annotation subject"/>
    <w:basedOn w:val="af7"/>
    <w:next w:val="af7"/>
    <w:link w:val="afa"/>
    <w:semiHidden/>
    <w:unhideWhenUsed/>
    <w:rsid w:val="002A6846"/>
    <w:rPr>
      <w:b/>
      <w:bCs/>
    </w:rPr>
  </w:style>
  <w:style w:type="character" w:customStyle="1" w:styleId="afa">
    <w:name w:val="批注主题 字符"/>
    <w:basedOn w:val="af8"/>
    <w:link w:val="af9"/>
    <w:semiHidden/>
    <w:rsid w:val="002A684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g"/><Relationship Id="rId21" Type="http://schemas.openxmlformats.org/officeDocument/2006/relationships/image" Target="media/image14.jpg"/><Relationship Id="rId34" Type="http://schemas.openxmlformats.org/officeDocument/2006/relationships/image" Target="media/image27.jpg"/><Relationship Id="rId42" Type="http://schemas.microsoft.com/office/2016/09/relationships/commentsIds" Target="commentsIds.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comments" Target="comments.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20" Type="http://schemas.openxmlformats.org/officeDocument/2006/relationships/image" Target="media/image13.png"/><Relationship Id="rId41"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801CBC-50F1-48A1-B174-988D99414F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39</Pages>
  <Words>3730</Words>
  <Characters>21264</Characters>
  <Application>Microsoft Office Word</Application>
  <DocSecurity>0</DocSecurity>
  <Lines>177</Lines>
  <Paragraphs>49</Paragraphs>
  <ScaleCrop>false</ScaleCrop>
  <Company/>
  <LinksUpToDate>false</LinksUpToDate>
  <CharactersWithSpaces>24945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R2-Learn User Manual</dc:title>
  <dc:creator>Li Xiang</dc:creator>
  <cp:keywords/>
  <cp:lastModifiedBy>Li Xiang</cp:lastModifiedBy>
  <cp:revision>8</cp:revision>
  <cp:lastPrinted>2018-10-12T09:39:00Z</cp:lastPrinted>
  <dcterms:created xsi:type="dcterms:W3CDTF">2018-10-15T03:28:00Z</dcterms:created>
  <dcterms:modified xsi:type="dcterms:W3CDTF">2018-10-19T09:19:00Z</dcterms:modified>
</cp:coreProperties>
</file>